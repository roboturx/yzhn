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2D25D5" w14:textId="77777777" w:rsidR="00320F71" w:rsidRPr="007C6BD3" w:rsidRDefault="00320F71" w:rsidP="00320F71">
      <w:pPr>
        <w:pStyle w:val="Title"/>
        <w:rPr>
          <w:rFonts w:ascii="Arial" w:hAnsi="Arial" w:cs="Arial"/>
          <w:sz w:val="20"/>
          <w:szCs w:val="20"/>
        </w:rPr>
      </w:pPr>
      <w:r w:rsidRPr="007C6BD3">
        <w:rPr>
          <w:rFonts w:ascii="Arial" w:hAnsi="Arial" w:cs="Arial"/>
          <w:sz w:val="20"/>
          <w:szCs w:val="20"/>
        </w:rPr>
        <w:t>İŞLETME SÖZLEŞMESİ</w:t>
      </w:r>
    </w:p>
    <w:p w14:paraId="3F115098" w14:textId="77777777" w:rsidR="00320F71" w:rsidRPr="007C6BD3" w:rsidRDefault="00320F71" w:rsidP="00AD5329">
      <w:pPr>
        <w:pStyle w:val="Heading1"/>
      </w:pPr>
      <w:r w:rsidRPr="007C6BD3">
        <w:t>SÖZLEŞMENİN TARAFLARI</w:t>
      </w:r>
    </w:p>
    <w:p w14:paraId="164DB4E2" w14:textId="77777777" w:rsidR="00320F71" w:rsidRPr="007C6BD3" w:rsidRDefault="00320F71" w:rsidP="00320F71">
      <w:pPr>
        <w:rPr>
          <w:rFonts w:ascii="Arial" w:hAnsi="Arial" w:cs="Arial"/>
          <w:sz w:val="20"/>
          <w:szCs w:val="20"/>
        </w:rPr>
      </w:pPr>
      <w:r w:rsidRPr="007C6BD3">
        <w:rPr>
          <w:rFonts w:ascii="Arial" w:hAnsi="Arial" w:cs="Arial"/>
          <w:sz w:val="20"/>
          <w:szCs w:val="20"/>
        </w:rPr>
        <w:t xml:space="preserve">Bir tarafta </w:t>
      </w:r>
      <w:proofErr w:type="spellStart"/>
      <w:r w:rsidRPr="007C6BD3">
        <w:rPr>
          <w:rFonts w:ascii="Arial" w:hAnsi="Arial" w:cs="Arial"/>
          <w:sz w:val="20"/>
          <w:szCs w:val="20"/>
        </w:rPr>
        <w:t>Emniyettepe</w:t>
      </w:r>
      <w:proofErr w:type="spellEnd"/>
      <w:r w:rsidRPr="007C6BD3">
        <w:rPr>
          <w:rFonts w:ascii="Arial" w:hAnsi="Arial" w:cs="Arial"/>
          <w:sz w:val="20"/>
          <w:szCs w:val="20"/>
        </w:rPr>
        <w:t xml:space="preserve"> Mah. Kazım Karabekir Cad. No:2/13 Eyüp/İstanbul adresinde mukim, Gaziosmanpaşa Vergi Dairesi 4810620627 Vergi numaralı</w:t>
      </w:r>
      <w:r w:rsidRPr="007C6BD3">
        <w:rPr>
          <w:rFonts w:ascii="Arial" w:hAnsi="Arial" w:cs="Arial"/>
          <w:b/>
          <w:sz w:val="20"/>
          <w:szCs w:val="20"/>
        </w:rPr>
        <w:t xml:space="preserve"> </w:t>
      </w:r>
      <w:r w:rsidRPr="007C6BD3">
        <w:rPr>
          <w:rFonts w:ascii="Arial" w:hAnsi="Arial" w:cs="Arial"/>
          <w:sz w:val="20"/>
          <w:szCs w:val="20"/>
        </w:rPr>
        <w:t>İstanbul Bilgi Üniversitesi İktisadi İşletmesi  (bundan sonra “</w:t>
      </w:r>
      <w:r w:rsidRPr="007C6BD3">
        <w:rPr>
          <w:rStyle w:val="Strong"/>
          <w:rFonts w:ascii="Arial" w:hAnsi="Arial" w:cs="Arial"/>
          <w:sz w:val="20"/>
          <w:szCs w:val="20"/>
        </w:rPr>
        <w:t xml:space="preserve">BİLGİ” </w:t>
      </w:r>
      <w:r w:rsidRPr="007C6BD3">
        <w:rPr>
          <w:rFonts w:ascii="Arial" w:hAnsi="Arial" w:cs="Arial"/>
          <w:sz w:val="20"/>
          <w:szCs w:val="20"/>
        </w:rPr>
        <w:t xml:space="preserve">olarak anılacaktır) ile diğer tarafta </w:t>
      </w:r>
      <w:r w:rsidRPr="00D45C95">
        <w:rPr>
          <w:rFonts w:ascii="Arial" w:hAnsi="Arial" w:cs="Arial"/>
          <w:color w:val="000000"/>
          <w:sz w:val="20"/>
          <w:szCs w:val="20"/>
        </w:rPr>
        <w:t xml:space="preserve">Çağlayan Mah. Karaağaç Sok. No:2 </w:t>
      </w:r>
      <w:proofErr w:type="gramStart"/>
      <w:r w:rsidRPr="00D45C95">
        <w:rPr>
          <w:rFonts w:ascii="Arial" w:hAnsi="Arial" w:cs="Arial"/>
          <w:color w:val="000000"/>
          <w:sz w:val="20"/>
          <w:szCs w:val="20"/>
        </w:rPr>
        <w:t>Kağıthane</w:t>
      </w:r>
      <w:proofErr w:type="gramEnd"/>
      <w:r w:rsidRPr="00D45C95">
        <w:rPr>
          <w:rFonts w:ascii="Arial" w:hAnsi="Arial" w:cs="Arial"/>
          <w:color w:val="000000"/>
          <w:sz w:val="20"/>
          <w:szCs w:val="20"/>
        </w:rPr>
        <w:t>/ İstanbul</w:t>
      </w:r>
      <w:r w:rsidRPr="007C6BD3">
        <w:rPr>
          <w:rFonts w:ascii="Arial" w:hAnsi="Arial" w:cs="Arial"/>
          <w:color w:val="000000"/>
          <w:sz w:val="20"/>
          <w:szCs w:val="20"/>
        </w:rPr>
        <w:t xml:space="preserve"> adresinde mukim</w:t>
      </w:r>
      <w:r w:rsidRPr="00D34812">
        <w:rPr>
          <w:sz w:val="22"/>
        </w:rPr>
        <w:t xml:space="preserve"> </w:t>
      </w:r>
      <w:r w:rsidRPr="00D86835">
        <w:rPr>
          <w:sz w:val="22"/>
          <w:highlight w:val="yellow"/>
        </w:rPr>
        <w:t>[●]</w:t>
      </w:r>
      <w:r>
        <w:rPr>
          <w:sz w:val="22"/>
        </w:rPr>
        <w:t xml:space="preserve"> </w:t>
      </w:r>
      <w:r w:rsidRPr="007C6BD3">
        <w:rPr>
          <w:rFonts w:ascii="Arial" w:hAnsi="Arial" w:cs="Arial"/>
          <w:color w:val="000000"/>
          <w:sz w:val="20"/>
          <w:szCs w:val="20"/>
        </w:rPr>
        <w:t xml:space="preserve">Vergi Dairesi </w:t>
      </w:r>
      <w:r w:rsidRPr="00D86835">
        <w:rPr>
          <w:sz w:val="22"/>
          <w:highlight w:val="yellow"/>
        </w:rPr>
        <w:t>[●]</w:t>
      </w:r>
      <w:r>
        <w:rPr>
          <w:sz w:val="22"/>
        </w:rPr>
        <w:t xml:space="preserve"> </w:t>
      </w:r>
      <w:r w:rsidRPr="007C6BD3">
        <w:rPr>
          <w:rFonts w:ascii="Arial" w:hAnsi="Arial" w:cs="Arial"/>
          <w:color w:val="000000"/>
          <w:sz w:val="20"/>
          <w:szCs w:val="20"/>
        </w:rPr>
        <w:t xml:space="preserve">Vergi numaralı </w:t>
      </w:r>
      <w:r w:rsidRPr="00D86835">
        <w:rPr>
          <w:sz w:val="22"/>
          <w:highlight w:val="yellow"/>
        </w:rPr>
        <w:t>[●]</w:t>
      </w:r>
      <w:r w:rsidRPr="007C6BD3">
        <w:rPr>
          <w:rFonts w:ascii="Arial" w:hAnsi="Arial" w:cs="Arial"/>
          <w:sz w:val="20"/>
          <w:szCs w:val="20"/>
        </w:rPr>
        <w:t xml:space="preserve"> (bundan sonra “</w:t>
      </w:r>
      <w:r w:rsidRPr="007C6BD3">
        <w:rPr>
          <w:rStyle w:val="Strong"/>
          <w:rFonts w:ascii="Arial" w:hAnsi="Arial" w:cs="Arial"/>
          <w:sz w:val="20"/>
          <w:szCs w:val="20"/>
        </w:rPr>
        <w:t>İşletmeci”</w:t>
      </w:r>
      <w:r w:rsidRPr="007C6BD3">
        <w:rPr>
          <w:rFonts w:ascii="Arial" w:hAnsi="Arial" w:cs="Arial"/>
          <w:sz w:val="20"/>
          <w:szCs w:val="20"/>
        </w:rPr>
        <w:t xml:space="preserve"> olarak anılacaktır) arasında aşağıdaki şartlarla bir İşletme sözleşmesi (bundan sonra “</w:t>
      </w:r>
      <w:r w:rsidRPr="007C6BD3">
        <w:rPr>
          <w:rStyle w:val="Strong"/>
          <w:rFonts w:ascii="Arial" w:hAnsi="Arial" w:cs="Arial"/>
          <w:sz w:val="20"/>
          <w:szCs w:val="20"/>
        </w:rPr>
        <w:t>İşletme Sözleşmesi” veya “Sözleşme”</w:t>
      </w:r>
      <w:r w:rsidRPr="007C6BD3">
        <w:rPr>
          <w:rFonts w:ascii="Arial" w:hAnsi="Arial" w:cs="Arial"/>
          <w:sz w:val="20"/>
          <w:szCs w:val="20"/>
        </w:rPr>
        <w:t xml:space="preserve"> olarak anılacaktır) akdedilmiştir.</w:t>
      </w:r>
    </w:p>
    <w:p w14:paraId="3E20F787" w14:textId="77777777" w:rsidR="00320F71" w:rsidRPr="007C6BD3" w:rsidRDefault="00320F71" w:rsidP="00320F71">
      <w:pPr>
        <w:rPr>
          <w:rFonts w:ascii="Arial" w:hAnsi="Arial" w:cs="Arial"/>
          <w:sz w:val="20"/>
          <w:szCs w:val="20"/>
        </w:rPr>
      </w:pPr>
      <w:r w:rsidRPr="007C6BD3">
        <w:rPr>
          <w:rFonts w:ascii="Arial" w:hAnsi="Arial" w:cs="Arial"/>
          <w:sz w:val="20"/>
          <w:szCs w:val="20"/>
        </w:rPr>
        <w:t>BİLGİ ve İşletmeci birlikte “</w:t>
      </w:r>
      <w:r w:rsidRPr="007C6BD3">
        <w:rPr>
          <w:rFonts w:ascii="Arial" w:hAnsi="Arial" w:cs="Arial"/>
          <w:b/>
          <w:sz w:val="20"/>
          <w:szCs w:val="20"/>
        </w:rPr>
        <w:t>Taraflar</w:t>
      </w:r>
      <w:r w:rsidRPr="007C6BD3">
        <w:rPr>
          <w:rFonts w:ascii="Arial" w:hAnsi="Arial" w:cs="Arial"/>
          <w:sz w:val="20"/>
          <w:szCs w:val="20"/>
        </w:rPr>
        <w:t>” ayrı ayrı  “</w:t>
      </w:r>
      <w:r w:rsidRPr="007C6BD3">
        <w:rPr>
          <w:rFonts w:ascii="Arial" w:hAnsi="Arial" w:cs="Arial"/>
          <w:b/>
          <w:sz w:val="20"/>
          <w:szCs w:val="20"/>
        </w:rPr>
        <w:t>Taraf</w:t>
      </w:r>
      <w:r w:rsidRPr="007C6BD3">
        <w:rPr>
          <w:rFonts w:ascii="Arial" w:hAnsi="Arial" w:cs="Arial"/>
          <w:sz w:val="20"/>
          <w:szCs w:val="20"/>
        </w:rPr>
        <w:t xml:space="preserve">” olarak anılacaktır. </w:t>
      </w:r>
    </w:p>
    <w:p w14:paraId="11C4BD14" w14:textId="77777777" w:rsidR="00320F71" w:rsidRPr="007C6BD3" w:rsidRDefault="00320F71" w:rsidP="00AD5329">
      <w:pPr>
        <w:pStyle w:val="Heading1"/>
      </w:pPr>
      <w:r w:rsidRPr="007C6BD3">
        <w:t>SÖZLEŞMENİN</w:t>
      </w:r>
      <w:r w:rsidRPr="007C6BD3">
        <w:rPr>
          <w:lang w:val="tr-TR"/>
        </w:rPr>
        <w:t xml:space="preserve"> AMACI VE</w:t>
      </w:r>
      <w:r w:rsidRPr="007C6BD3">
        <w:t xml:space="preserve"> KONUSU </w:t>
      </w:r>
    </w:p>
    <w:p w14:paraId="4396633C" w14:textId="1CB141EA" w:rsidR="00320F71" w:rsidRPr="007C6BD3" w:rsidRDefault="00320F71" w:rsidP="00320F71">
      <w:pPr>
        <w:rPr>
          <w:rFonts w:ascii="Arial" w:hAnsi="Arial" w:cs="Arial"/>
          <w:sz w:val="20"/>
          <w:szCs w:val="20"/>
        </w:rPr>
      </w:pPr>
      <w:r w:rsidRPr="007C6BD3">
        <w:rPr>
          <w:rFonts w:ascii="Arial" w:hAnsi="Arial" w:cs="Arial"/>
          <w:sz w:val="20"/>
          <w:szCs w:val="20"/>
        </w:rPr>
        <w:t xml:space="preserve">İşbu İşletme Sözleşmesi </w:t>
      </w:r>
      <w:proofErr w:type="spellStart"/>
      <w:r w:rsidRPr="007C6BD3">
        <w:rPr>
          <w:rFonts w:ascii="Arial" w:hAnsi="Arial" w:cs="Arial"/>
          <w:sz w:val="20"/>
          <w:szCs w:val="20"/>
        </w:rPr>
        <w:t>İşletmeci’nin</w:t>
      </w:r>
      <w:proofErr w:type="spellEnd"/>
      <w:r w:rsidRPr="007C6BD3">
        <w:rPr>
          <w:rFonts w:ascii="Arial" w:hAnsi="Arial" w:cs="Arial"/>
          <w:sz w:val="20"/>
          <w:szCs w:val="20"/>
        </w:rPr>
        <w:t xml:space="preserve"> </w:t>
      </w:r>
      <w:proofErr w:type="spellStart"/>
      <w:r w:rsidRPr="007C6BD3">
        <w:rPr>
          <w:rFonts w:ascii="Arial" w:hAnsi="Arial" w:cs="Arial"/>
          <w:sz w:val="20"/>
          <w:szCs w:val="20"/>
        </w:rPr>
        <w:t>Emniyettepe</w:t>
      </w:r>
      <w:proofErr w:type="spellEnd"/>
      <w:r w:rsidRPr="007C6BD3">
        <w:rPr>
          <w:rFonts w:ascii="Arial" w:hAnsi="Arial" w:cs="Arial"/>
          <w:sz w:val="20"/>
          <w:szCs w:val="20"/>
        </w:rPr>
        <w:t xml:space="preserve"> Mah. Kazım Karabekir Cad. No: 2/10 Eyüp, İstanbul </w:t>
      </w:r>
      <w:proofErr w:type="gramStart"/>
      <w:r w:rsidRPr="007C6BD3">
        <w:rPr>
          <w:rFonts w:ascii="Arial" w:hAnsi="Arial" w:cs="Arial"/>
          <w:sz w:val="20"/>
          <w:szCs w:val="20"/>
        </w:rPr>
        <w:t>adresinde</w:t>
      </w:r>
      <w:proofErr w:type="gramEnd"/>
      <w:r w:rsidRPr="007C6BD3">
        <w:rPr>
          <w:rFonts w:ascii="Arial" w:hAnsi="Arial" w:cs="Arial"/>
          <w:sz w:val="20"/>
          <w:szCs w:val="20"/>
        </w:rPr>
        <w:t xml:space="preserve"> bulunan “Santral İstanbul Kampüsünde” yer alan ve ekli krokide taralı alan olarak gösterilen net </w:t>
      </w:r>
      <w:r>
        <w:rPr>
          <w:rFonts w:ascii="Arial" w:hAnsi="Arial" w:cs="Arial"/>
          <w:sz w:val="20"/>
          <w:szCs w:val="20"/>
        </w:rPr>
        <w:t>460</w:t>
      </w:r>
      <w:r w:rsidRPr="007C6BD3">
        <w:rPr>
          <w:rFonts w:ascii="Arial" w:hAnsi="Arial" w:cs="Arial"/>
          <w:sz w:val="20"/>
          <w:szCs w:val="20"/>
        </w:rPr>
        <w:t xml:space="preserve"> m</w:t>
      </w:r>
      <w:r w:rsidRPr="006853DE">
        <w:rPr>
          <w:rFonts w:ascii="Arial" w:hAnsi="Arial" w:cs="Arial"/>
          <w:sz w:val="20"/>
          <w:szCs w:val="20"/>
        </w:rPr>
        <w:t>2</w:t>
      </w:r>
      <w:r w:rsidRPr="007C6BD3">
        <w:rPr>
          <w:rFonts w:ascii="Arial" w:hAnsi="Arial" w:cs="Arial"/>
          <w:sz w:val="20"/>
          <w:szCs w:val="20"/>
        </w:rPr>
        <w:t xml:space="preserve"> kapalı kullanım alana sahip ve No: </w:t>
      </w:r>
      <w:r>
        <w:rPr>
          <w:rFonts w:ascii="Arial" w:hAnsi="Arial" w:cs="Arial"/>
          <w:sz w:val="20"/>
          <w:szCs w:val="20"/>
        </w:rPr>
        <w:t>1.1</w:t>
      </w:r>
      <w:r w:rsidRPr="007C6BD3">
        <w:rPr>
          <w:rFonts w:ascii="Arial" w:hAnsi="Arial" w:cs="Arial"/>
          <w:sz w:val="20"/>
          <w:szCs w:val="20"/>
        </w:rPr>
        <w:t xml:space="preserve"> olarak belirtilen alan ile İnönü Caddesi No: 6 Kuştepe 34387 Şişli, İstanbul adresinde bulunan “Kuştepe Kampüsünde” yer alan ve ekli krokide taralı alan olarak gösterilen net </w:t>
      </w:r>
      <w:r>
        <w:rPr>
          <w:rFonts w:ascii="Arial" w:hAnsi="Arial" w:cs="Arial"/>
          <w:sz w:val="20"/>
          <w:szCs w:val="20"/>
        </w:rPr>
        <w:t>930</w:t>
      </w:r>
      <w:r w:rsidRPr="007C6BD3">
        <w:rPr>
          <w:rFonts w:ascii="Arial" w:hAnsi="Arial" w:cs="Arial"/>
          <w:sz w:val="20"/>
          <w:szCs w:val="20"/>
        </w:rPr>
        <w:t xml:space="preserve"> m</w:t>
      </w:r>
      <w:r w:rsidRPr="006853DE">
        <w:rPr>
          <w:rFonts w:ascii="Arial" w:hAnsi="Arial" w:cs="Arial"/>
          <w:sz w:val="20"/>
          <w:szCs w:val="20"/>
        </w:rPr>
        <w:t>2</w:t>
      </w:r>
      <w:r w:rsidRPr="007C6BD3">
        <w:rPr>
          <w:rFonts w:ascii="Arial" w:hAnsi="Arial" w:cs="Arial"/>
          <w:sz w:val="20"/>
          <w:szCs w:val="20"/>
        </w:rPr>
        <w:t xml:space="preserve"> kapalı kullanım alana sahip ve No: </w:t>
      </w:r>
      <w:r>
        <w:rPr>
          <w:rFonts w:ascii="Arial" w:hAnsi="Arial" w:cs="Arial"/>
          <w:sz w:val="20"/>
          <w:szCs w:val="20"/>
        </w:rPr>
        <w:t xml:space="preserve">3.1 </w:t>
      </w:r>
      <w:r w:rsidRPr="007C6BD3">
        <w:rPr>
          <w:rFonts w:ascii="Arial" w:hAnsi="Arial" w:cs="Arial"/>
          <w:sz w:val="20"/>
          <w:szCs w:val="20"/>
        </w:rPr>
        <w:t xml:space="preserve">olarak belirtilen alanı </w:t>
      </w:r>
      <w:r>
        <w:rPr>
          <w:rFonts w:ascii="Arial" w:hAnsi="Arial" w:cs="Arial"/>
          <w:sz w:val="20"/>
          <w:szCs w:val="20"/>
        </w:rPr>
        <w:t xml:space="preserve">ve </w:t>
      </w:r>
      <w:proofErr w:type="spellStart"/>
      <w:r w:rsidRPr="007676DC">
        <w:rPr>
          <w:rFonts w:ascii="Arial" w:hAnsi="Arial" w:cs="Arial"/>
          <w:sz w:val="20"/>
          <w:szCs w:val="20"/>
        </w:rPr>
        <w:t>Hacıahmet</w:t>
      </w:r>
      <w:proofErr w:type="spellEnd"/>
      <w:r w:rsidRPr="007676DC">
        <w:rPr>
          <w:rFonts w:ascii="Arial" w:hAnsi="Arial" w:cs="Arial"/>
          <w:sz w:val="20"/>
          <w:szCs w:val="20"/>
        </w:rPr>
        <w:t xml:space="preserve"> Mahallesi Pir Hüsamettin Sokak No:20 34440 Beyoğlu İstanbul </w:t>
      </w:r>
      <w:r>
        <w:rPr>
          <w:rFonts w:ascii="Arial" w:hAnsi="Arial" w:cs="Arial"/>
          <w:sz w:val="20"/>
          <w:szCs w:val="20"/>
        </w:rPr>
        <w:t xml:space="preserve">adresinde bulunan “Dolapdere Kampüsünde” yer alan ve ekli krokide taralı alan olarak gösterilen net 667 m2 kapalı kullanım alana sahip ve No: 3B G 006 olarak belirtilen alanı </w:t>
      </w:r>
      <w:r w:rsidR="00D34812" w:rsidRPr="00D86835">
        <w:rPr>
          <w:sz w:val="22"/>
          <w:highlight w:val="yellow"/>
        </w:rPr>
        <w:t>[●]</w:t>
      </w:r>
      <w:r w:rsidR="00D34812">
        <w:rPr>
          <w:sz w:val="22"/>
        </w:rPr>
        <w:t xml:space="preserve"> </w:t>
      </w:r>
      <w:r w:rsidRPr="007C6BD3">
        <w:rPr>
          <w:rFonts w:ascii="Arial" w:hAnsi="Arial" w:cs="Arial"/>
          <w:sz w:val="20"/>
          <w:szCs w:val="20"/>
        </w:rPr>
        <w:t xml:space="preserve">- </w:t>
      </w:r>
      <w:r w:rsidR="00D34812" w:rsidRPr="00D86835">
        <w:rPr>
          <w:sz w:val="22"/>
          <w:highlight w:val="yellow"/>
        </w:rPr>
        <w:t>[●]</w:t>
      </w:r>
      <w:r w:rsidR="00D34812">
        <w:rPr>
          <w:sz w:val="22"/>
        </w:rPr>
        <w:t xml:space="preserve">  </w:t>
      </w:r>
      <w:r w:rsidRPr="007C6BD3">
        <w:rPr>
          <w:rFonts w:ascii="Arial" w:hAnsi="Arial" w:cs="Arial"/>
          <w:sz w:val="20"/>
          <w:szCs w:val="20"/>
        </w:rPr>
        <w:t xml:space="preserve">tarihleri arasında restoran ve/veya kafeterya olarak işletmesi amacıyla imzalanmıştır. İşbu Sözleşme’nin konusunu </w:t>
      </w:r>
      <w:proofErr w:type="spellStart"/>
      <w:r w:rsidRPr="007C6BD3">
        <w:rPr>
          <w:rFonts w:ascii="Arial" w:hAnsi="Arial" w:cs="Arial"/>
          <w:sz w:val="20"/>
          <w:szCs w:val="20"/>
        </w:rPr>
        <w:t>Taraflar’ın</w:t>
      </w:r>
      <w:proofErr w:type="spellEnd"/>
      <w:r w:rsidRPr="007C6BD3">
        <w:rPr>
          <w:rFonts w:ascii="Arial" w:hAnsi="Arial" w:cs="Arial"/>
          <w:sz w:val="20"/>
          <w:szCs w:val="20"/>
        </w:rPr>
        <w:t xml:space="preserve"> hak ve yükümlülükleri oluşturmaktadır. </w:t>
      </w:r>
    </w:p>
    <w:p w14:paraId="7B69CCC2" w14:textId="77777777" w:rsidR="00320F71" w:rsidRDefault="00320F71" w:rsidP="00320F71">
      <w:pPr>
        <w:rPr>
          <w:rFonts w:ascii="Arial" w:hAnsi="Arial" w:cs="Arial"/>
          <w:sz w:val="20"/>
          <w:szCs w:val="20"/>
        </w:rPr>
      </w:pPr>
      <w:r w:rsidRPr="007C6BD3">
        <w:rPr>
          <w:rFonts w:ascii="Arial" w:hAnsi="Arial" w:cs="Arial"/>
          <w:sz w:val="20"/>
          <w:szCs w:val="20"/>
        </w:rPr>
        <w:t xml:space="preserve">BİLGİ, işbu İşletme Sözleşmesi’nin imza tarihi itibariyle Sözleşme konusu yeri her ne nam altında olursa olsun </w:t>
      </w:r>
      <w:proofErr w:type="spellStart"/>
      <w:r w:rsidRPr="007C6BD3">
        <w:rPr>
          <w:rFonts w:ascii="Arial" w:hAnsi="Arial" w:cs="Arial"/>
          <w:sz w:val="20"/>
          <w:szCs w:val="20"/>
        </w:rPr>
        <w:t>İşletmeci’ye</w:t>
      </w:r>
      <w:proofErr w:type="spellEnd"/>
      <w:r w:rsidRPr="007C6BD3">
        <w:rPr>
          <w:rFonts w:ascii="Arial" w:hAnsi="Arial" w:cs="Arial"/>
          <w:sz w:val="20"/>
          <w:szCs w:val="20"/>
        </w:rPr>
        <w:t xml:space="preserve"> ve/veya üçüncü kişilere kullandırma hakkı ve yetkisinin münhasıran kendisinde olduğunu, başka herhangi bir üçüncü kişinin bu hususta yetkisinin bulunmadığını ve dolayısıyla İşletmeci ile işbu İşletme Sözleşmeyi yapmaya ehil olduğunu beyan etmiştir.</w:t>
      </w:r>
    </w:p>
    <w:p w14:paraId="24E1381F" w14:textId="77777777" w:rsidR="00320F71" w:rsidRPr="002F5DC2" w:rsidRDefault="00320F71" w:rsidP="00AD5329">
      <w:pPr>
        <w:pStyle w:val="Heading1"/>
      </w:pPr>
      <w:r w:rsidRPr="002F5DC2">
        <w:t xml:space="preserve">İŞLETME KOŞULLARI ve TARAFLARIN HAK VE YÜKÜMLÜLÜKLERİ </w:t>
      </w:r>
    </w:p>
    <w:p w14:paraId="6F32CAA9" w14:textId="77777777" w:rsidR="00320F71" w:rsidRPr="00BF5259" w:rsidRDefault="00320F71" w:rsidP="00320F71">
      <w:pPr>
        <w:numPr>
          <w:ilvl w:val="0"/>
          <w:numId w:val="2"/>
        </w:numPr>
        <w:ind w:left="540" w:hanging="540"/>
        <w:rPr>
          <w:rFonts w:ascii="Arial" w:hAnsi="Arial" w:cs="Arial"/>
          <w:sz w:val="20"/>
          <w:szCs w:val="20"/>
        </w:rPr>
      </w:pPr>
      <w:r w:rsidRPr="00BF5259">
        <w:rPr>
          <w:rFonts w:ascii="Arial" w:hAnsi="Arial" w:cs="Arial"/>
          <w:sz w:val="20"/>
          <w:szCs w:val="20"/>
        </w:rPr>
        <w:t xml:space="preserve">İşletmeci, Sözleşme konusu alanlarda yiyecek ve içecek satışı yapmak üzere “restoran ve/veya kafeterya” işletecektir. </w:t>
      </w:r>
    </w:p>
    <w:p w14:paraId="0A95A797"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Sözleşme konusu alanı münhasıran </w:t>
      </w:r>
      <w:r w:rsidRPr="00D86835">
        <w:rPr>
          <w:sz w:val="22"/>
          <w:highlight w:val="yellow"/>
        </w:rPr>
        <w:t>[●]</w:t>
      </w:r>
      <w:r w:rsidRPr="006853DE" w:rsidDel="00BF5259">
        <w:rPr>
          <w:rFonts w:ascii="Arial" w:hAnsi="Arial" w:cs="Arial"/>
          <w:sz w:val="20"/>
          <w:szCs w:val="20"/>
        </w:rPr>
        <w:t xml:space="preserve"> </w:t>
      </w:r>
      <w:r w:rsidRPr="006853DE">
        <w:rPr>
          <w:rFonts w:ascii="Arial" w:hAnsi="Arial" w:cs="Arial"/>
          <w:sz w:val="20"/>
          <w:szCs w:val="20"/>
        </w:rPr>
        <w:t xml:space="preserve">markası altında işleterek faaliyet gösterecektir. İşletmeci,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yazılı ön izni olmadan Sözleşme konusu alanın kullanma şeklini ve markasını değiştiremez. İşletmeci işbu maddede bahsi geçen ticari unvan ve markanın Sözleşme’nin esaslı unsurlarından olduğunu bilmektedir.</w:t>
      </w:r>
    </w:p>
    <w:p w14:paraId="2A4AF871"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lastRenderedPageBreak/>
        <w:t xml:space="preserve">İşletmeci işbu Sözleşme konusu işle ilgili olarak tüm faaliyet giderlerinin kendisine ait olduğunu ve Bilgi’ye işbu Sözleşme’nin 4. maddesinde belirlenmiş olan işletme ücretini ödemeyi kabul beyan ve taahhüt eder. </w:t>
      </w:r>
    </w:p>
    <w:p w14:paraId="1929BD74"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Sözleşme konusu işletmelerde yiyecek ve içecek satışı dışında başka bir işletme faaliyeti gösteremez. </w:t>
      </w:r>
    </w:p>
    <w:p w14:paraId="7155B9AB"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sözleşme konusu işletmeyi bizzat kendisi ve kendisine bağlı elemanlarla işletecek olup, alt taşeron vb. üçüncü şahıs tarafından işlettiremez. </w:t>
      </w:r>
    </w:p>
    <w:p w14:paraId="00C0CD9C"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işletmede faaliyet gösteren tüm personelinin sabıka kaydı olmadığına dair sabıka kaydını ve BİLGİ tarafından talep edilen belgelerin bir suretini </w:t>
      </w:r>
      <w:proofErr w:type="spellStart"/>
      <w:r w:rsidRPr="006853DE">
        <w:rPr>
          <w:rFonts w:ascii="Arial" w:hAnsi="Arial" w:cs="Arial"/>
          <w:sz w:val="20"/>
          <w:szCs w:val="20"/>
        </w:rPr>
        <w:t>BİLGİ’ye</w:t>
      </w:r>
      <w:proofErr w:type="spellEnd"/>
      <w:r w:rsidRPr="006853DE">
        <w:rPr>
          <w:rFonts w:ascii="Arial" w:hAnsi="Arial" w:cs="Arial"/>
          <w:sz w:val="20"/>
          <w:szCs w:val="20"/>
        </w:rPr>
        <w:t xml:space="preserve"> ibraz etmekle yükümlüdür.</w:t>
      </w:r>
    </w:p>
    <w:p w14:paraId="7F9C9024"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Sözleşme konusu alanın işletilmesi ve yapı inşaatı ile ilgili tüm personel maaş, prim, vb. ödemeler ile SGK, vergi vs. yükümlülükler </w:t>
      </w:r>
      <w:proofErr w:type="spellStart"/>
      <w:r w:rsidRPr="006853DE">
        <w:rPr>
          <w:rFonts w:ascii="Arial" w:hAnsi="Arial" w:cs="Arial"/>
          <w:sz w:val="20"/>
          <w:szCs w:val="20"/>
        </w:rPr>
        <w:t>İşletmeci’nin</w:t>
      </w:r>
      <w:proofErr w:type="spellEnd"/>
      <w:r w:rsidRPr="006853DE">
        <w:rPr>
          <w:rFonts w:ascii="Arial" w:hAnsi="Arial" w:cs="Arial"/>
          <w:sz w:val="20"/>
          <w:szCs w:val="20"/>
        </w:rPr>
        <w:t xml:space="preserve"> sorumluluğundadır. İşletmeci, çalıştıracağı tüm personel için SGK, vergi borcu bulundurmadığına ait tahakkuk, ödeme </w:t>
      </w:r>
      <w:proofErr w:type="gramStart"/>
      <w:r w:rsidRPr="006853DE">
        <w:rPr>
          <w:rFonts w:ascii="Arial" w:hAnsi="Arial" w:cs="Arial"/>
          <w:sz w:val="20"/>
          <w:szCs w:val="20"/>
        </w:rPr>
        <w:t>dekontları</w:t>
      </w:r>
      <w:proofErr w:type="gramEnd"/>
      <w:r w:rsidRPr="006853DE">
        <w:rPr>
          <w:rFonts w:ascii="Arial" w:hAnsi="Arial" w:cs="Arial"/>
          <w:sz w:val="20"/>
          <w:szCs w:val="20"/>
        </w:rPr>
        <w:t xml:space="preserve"> vb. diğer belgeleri her ay paylaşacağını kabul, beyan ve taahhüt eder.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bu sebeple her hangi bir ödemede bulunması halinde İşletmeciye rücu hakkı mevcuttur.</w:t>
      </w:r>
    </w:p>
    <w:p w14:paraId="3452B74E" w14:textId="77777777" w:rsidR="00320F71" w:rsidRDefault="00320F71" w:rsidP="00320F71">
      <w:pPr>
        <w:numPr>
          <w:ilvl w:val="0"/>
          <w:numId w:val="2"/>
        </w:numPr>
        <w:ind w:left="540" w:hanging="540"/>
        <w:rPr>
          <w:rFonts w:ascii="Arial" w:hAnsi="Arial" w:cs="Arial"/>
          <w:sz w:val="20"/>
          <w:szCs w:val="20"/>
        </w:rPr>
      </w:pPr>
      <w:proofErr w:type="gramStart"/>
      <w:r w:rsidRPr="006853DE">
        <w:rPr>
          <w:rFonts w:ascii="Arial" w:hAnsi="Arial" w:cs="Arial"/>
          <w:sz w:val="20"/>
          <w:szCs w:val="20"/>
        </w:rPr>
        <w:t xml:space="preserve">İşletmeci, 6331 sayılı İş Sağlığı ve Güvenliği Kanunu uyarınca yükümlülüklerini yerine getireceğini, personelinin sağlık, portör ve işin gereği olan diğer tüm muayenelerini, 6331 Sayılı İş Sağlığı Ve Güvenliği Kanunu uyarınca vermesi gereken eğitimleri personeline verdirdiğini ve buna ilişkin belgeleri talep edildiğinde </w:t>
      </w:r>
      <w:proofErr w:type="spellStart"/>
      <w:r w:rsidRPr="006853DE">
        <w:rPr>
          <w:rFonts w:ascii="Arial" w:hAnsi="Arial" w:cs="Arial"/>
          <w:sz w:val="20"/>
          <w:szCs w:val="20"/>
        </w:rPr>
        <w:t>BİLGİ'ye</w:t>
      </w:r>
      <w:proofErr w:type="spellEnd"/>
      <w:r w:rsidRPr="006853DE">
        <w:rPr>
          <w:rFonts w:ascii="Arial" w:hAnsi="Arial" w:cs="Arial"/>
          <w:sz w:val="20"/>
          <w:szCs w:val="20"/>
        </w:rPr>
        <w:t xml:space="preserve"> ileteceğini ve ilgili kanunlardan doğan tüm sorumluluğun kendisinde olduğunu kabul, beyan ve taahhüt eder.</w:t>
      </w:r>
      <w:proofErr w:type="gramEnd"/>
    </w:p>
    <w:p w14:paraId="644F04E0" w14:textId="55621F79" w:rsidR="00320F71" w:rsidRPr="006853DE" w:rsidRDefault="00320F71" w:rsidP="00320F71">
      <w:pPr>
        <w:numPr>
          <w:ilvl w:val="0"/>
          <w:numId w:val="2"/>
        </w:numPr>
        <w:ind w:left="540" w:hanging="540"/>
        <w:rPr>
          <w:rFonts w:ascii="Arial" w:hAnsi="Arial" w:cs="Arial"/>
          <w:sz w:val="20"/>
          <w:szCs w:val="20"/>
        </w:rPr>
      </w:pPr>
      <w:proofErr w:type="gramStart"/>
      <w:r w:rsidRPr="006853DE">
        <w:rPr>
          <w:rFonts w:ascii="Arial" w:hAnsi="Arial" w:cs="Arial"/>
          <w:sz w:val="20"/>
          <w:szCs w:val="20"/>
        </w:rPr>
        <w:t xml:space="preserve">İşletmeci, çalışma alanlarının her zaman BİLGİ tarafından belirlenecek denetim firması </w:t>
      </w:r>
      <w:ins w:id="0" w:author="Duygu Gunduz" w:date="2019-05-15T13:42:00Z">
        <w:r w:rsidR="009A2593">
          <w:rPr>
            <w:rFonts w:ascii="Arial" w:hAnsi="Arial" w:cs="Arial"/>
            <w:sz w:val="20"/>
            <w:szCs w:val="20"/>
          </w:rPr>
          <w:t>ve/</w:t>
        </w:r>
      </w:ins>
      <w:r w:rsidRPr="006853DE">
        <w:rPr>
          <w:rFonts w:ascii="Arial" w:hAnsi="Arial" w:cs="Arial"/>
          <w:sz w:val="20"/>
          <w:szCs w:val="20"/>
        </w:rPr>
        <w:t xml:space="preserve">veya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İş Sağlığı ve Güvenliği Uzmanı ile İş Sağlığı ve</w:t>
      </w:r>
      <w:r w:rsidR="00D34812">
        <w:rPr>
          <w:rFonts w:ascii="Arial" w:hAnsi="Arial" w:cs="Arial"/>
          <w:sz w:val="20"/>
          <w:szCs w:val="20"/>
        </w:rPr>
        <w:t xml:space="preserve"> Güvenliği Kurulunca makul bir sü</w:t>
      </w:r>
      <w:r w:rsidRPr="006853DE">
        <w:rPr>
          <w:rFonts w:ascii="Arial" w:hAnsi="Arial" w:cs="Arial"/>
          <w:sz w:val="20"/>
          <w:szCs w:val="20"/>
        </w:rPr>
        <w:t>re öncesinden yapılacak bildirimi takiben denetlenebileceğini, ilgili kanunlara aykırılığın tespiti halinde Uzmanın ve/veya Kurulun aykırılık giderilene kadar işi durdurabileceğini bundan doğan her türlü maddi-manevi yükümlülüğün İşletmeciye ait olduğunu kabul, beyan ve taahhüt eder.</w:t>
      </w:r>
      <w:proofErr w:type="gramEnd"/>
    </w:p>
    <w:p w14:paraId="467AE189"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Sözleşme konusu faaliyeti ile ilgili olarak tüm gelir ve giderler ile tüm kasalar kendisine ait olarak faaliyet gösterecektir. </w:t>
      </w:r>
    </w:p>
    <w:p w14:paraId="732B2EA4"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basiretli tacir olmakla sözleşme konusu faaliyeti ile ilgili olarak gerekli tüm izin ve ruhsatları kendi adına alacaktır. İşletmeci işbu Sözleşme’nin imzalanmasından itibaren en geç 3 (üç) ay içerisinde işletme ruhsatını almakla yükümlüdür. </w:t>
      </w:r>
      <w:proofErr w:type="gramStart"/>
      <w:r w:rsidRPr="006853DE">
        <w:rPr>
          <w:rFonts w:ascii="Arial" w:hAnsi="Arial" w:cs="Arial"/>
          <w:sz w:val="20"/>
          <w:szCs w:val="20"/>
        </w:rPr>
        <w:t xml:space="preserve">İşletmeci, belirtilen sürede ve/veya sonrasında Belediye’den ya da ilgili resmi kurumlardan gerekli izin ve ruhsatların alamaması halinde, ruhsatların ve izinlerin alamama sebebinin </w:t>
      </w:r>
      <w:proofErr w:type="spellStart"/>
      <w:r w:rsidRPr="006853DE">
        <w:rPr>
          <w:rFonts w:ascii="Arial" w:hAnsi="Arial" w:cs="Arial"/>
          <w:sz w:val="20"/>
          <w:szCs w:val="20"/>
        </w:rPr>
        <w:t>BİLGİ’den</w:t>
      </w:r>
      <w:proofErr w:type="spellEnd"/>
      <w:r w:rsidRPr="006853DE">
        <w:rPr>
          <w:rFonts w:ascii="Arial" w:hAnsi="Arial" w:cs="Arial"/>
          <w:sz w:val="20"/>
          <w:szCs w:val="20"/>
        </w:rPr>
        <w:t xml:space="preserve"> veya işletilen yerin bizzat kendisinden kaynaklanan mimari, teknik ve sair nedenler olması halinde dahi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w:t>
      </w:r>
      <w:proofErr w:type="spellStart"/>
      <w:r w:rsidRPr="006853DE">
        <w:rPr>
          <w:rFonts w:ascii="Arial" w:hAnsi="Arial" w:cs="Arial"/>
          <w:sz w:val="20"/>
          <w:szCs w:val="20"/>
        </w:rPr>
        <w:t>İŞLETMECİ’ye</w:t>
      </w:r>
      <w:proofErr w:type="spellEnd"/>
      <w:r w:rsidRPr="006853DE">
        <w:rPr>
          <w:rFonts w:ascii="Arial" w:hAnsi="Arial" w:cs="Arial"/>
          <w:sz w:val="20"/>
          <w:szCs w:val="20"/>
        </w:rPr>
        <w:t xml:space="preserve"> karşı maddi/manevi sorumluluğu bulunmadığını gayri kabili rücu kabul beyan ve taahhüt eder. </w:t>
      </w:r>
      <w:proofErr w:type="gramEnd"/>
    </w:p>
    <w:p w14:paraId="5AA93CAB"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Ruhsat ve izinlerin </w:t>
      </w:r>
      <w:proofErr w:type="spellStart"/>
      <w:r w:rsidRPr="006853DE">
        <w:rPr>
          <w:rFonts w:ascii="Arial" w:hAnsi="Arial" w:cs="Arial"/>
          <w:sz w:val="20"/>
          <w:szCs w:val="20"/>
        </w:rPr>
        <w:t>İŞLETMECİ’ye</w:t>
      </w:r>
      <w:proofErr w:type="spellEnd"/>
      <w:r w:rsidRPr="006853DE">
        <w:rPr>
          <w:rFonts w:ascii="Arial" w:hAnsi="Arial" w:cs="Arial"/>
          <w:sz w:val="20"/>
          <w:szCs w:val="20"/>
        </w:rPr>
        <w:t xml:space="preserve"> bağlı nedenlerle zamanında alınamamasından ya da hiç alınmaması halinde BİLGİ doğmuş ve doğacak tüm zararlarını kar kaybı da </w:t>
      </w:r>
      <w:proofErr w:type="gramStart"/>
      <w:r w:rsidRPr="006853DE">
        <w:rPr>
          <w:rFonts w:ascii="Arial" w:hAnsi="Arial" w:cs="Arial"/>
          <w:sz w:val="20"/>
          <w:szCs w:val="20"/>
        </w:rPr>
        <w:t>dahil</w:t>
      </w:r>
      <w:proofErr w:type="gramEnd"/>
      <w:r w:rsidRPr="006853DE">
        <w:rPr>
          <w:rFonts w:ascii="Arial" w:hAnsi="Arial" w:cs="Arial"/>
          <w:sz w:val="20"/>
          <w:szCs w:val="20"/>
        </w:rPr>
        <w:t xml:space="preserve"> olmak üzere </w:t>
      </w:r>
      <w:proofErr w:type="spellStart"/>
      <w:r w:rsidRPr="006853DE">
        <w:rPr>
          <w:rFonts w:ascii="Arial" w:hAnsi="Arial" w:cs="Arial"/>
          <w:sz w:val="20"/>
          <w:szCs w:val="20"/>
        </w:rPr>
        <w:t>İşletmeci’den</w:t>
      </w:r>
      <w:proofErr w:type="spellEnd"/>
      <w:r w:rsidRPr="006853DE">
        <w:rPr>
          <w:rFonts w:ascii="Arial" w:hAnsi="Arial" w:cs="Arial"/>
          <w:sz w:val="20"/>
          <w:szCs w:val="20"/>
        </w:rPr>
        <w:t xml:space="preserve"> talep edebilir.</w:t>
      </w:r>
    </w:p>
    <w:p w14:paraId="298945F6"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BİLGİ, </w:t>
      </w:r>
      <w:proofErr w:type="spellStart"/>
      <w:r w:rsidRPr="006853DE">
        <w:rPr>
          <w:rFonts w:ascii="Arial" w:hAnsi="Arial" w:cs="Arial"/>
          <w:sz w:val="20"/>
          <w:szCs w:val="20"/>
        </w:rPr>
        <w:t>İşletmeci’nin</w:t>
      </w:r>
      <w:proofErr w:type="spellEnd"/>
      <w:r w:rsidRPr="006853DE">
        <w:rPr>
          <w:rFonts w:ascii="Arial" w:hAnsi="Arial" w:cs="Arial"/>
          <w:sz w:val="20"/>
          <w:szCs w:val="20"/>
        </w:rPr>
        <w:t xml:space="preserve"> almakla yükümlü olduğu izin ve ruhsatları alabilmesi için gerekli tüm çabayı sarf edeceğini beyan ve taahhüt eder.  </w:t>
      </w:r>
    </w:p>
    <w:p w14:paraId="124DC00B"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lastRenderedPageBreak/>
        <w:t xml:space="preserve">İşletmeci, </w:t>
      </w:r>
      <w:proofErr w:type="spellStart"/>
      <w:r w:rsidRPr="006853DE">
        <w:rPr>
          <w:rFonts w:ascii="Arial" w:hAnsi="Arial" w:cs="Arial"/>
          <w:sz w:val="20"/>
          <w:szCs w:val="20"/>
        </w:rPr>
        <w:t>Sözleşme’de</w:t>
      </w:r>
      <w:proofErr w:type="spellEnd"/>
      <w:r w:rsidRPr="006853DE">
        <w:rPr>
          <w:rFonts w:ascii="Arial" w:hAnsi="Arial" w:cs="Arial"/>
          <w:sz w:val="20"/>
          <w:szCs w:val="20"/>
        </w:rPr>
        <w:t xml:space="preserve"> belirlenen alanların işletilmesiyle ilgili kendi yetki ve sorumluluğundaki durumlarda, gerekli olan değişikliklerde ve tadilatlarda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yazılı iznini almak koşuluyla gerekli izin ve ruhsatları almakla yükümlüdür. </w:t>
      </w:r>
    </w:p>
    <w:p w14:paraId="4BCD1906" w14:textId="095BDBBD"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BİLGİ, </w:t>
      </w:r>
      <w:r w:rsidR="00C52466" w:rsidRPr="00D86835">
        <w:rPr>
          <w:sz w:val="22"/>
          <w:highlight w:val="yellow"/>
        </w:rPr>
        <w:t>[●]</w:t>
      </w:r>
      <w:r w:rsidR="00C52466">
        <w:rPr>
          <w:sz w:val="22"/>
        </w:rPr>
        <w:t xml:space="preserve"> </w:t>
      </w:r>
      <w:r w:rsidRPr="006853DE">
        <w:rPr>
          <w:rFonts w:ascii="Arial" w:hAnsi="Arial" w:cs="Arial"/>
          <w:sz w:val="20"/>
          <w:szCs w:val="20"/>
        </w:rPr>
        <w:t xml:space="preserve">tarihinde sözleşme konusu işletmeyi ile ilgili dekorasyon çalışmalarına başlamak üzere </w:t>
      </w:r>
      <w:proofErr w:type="spellStart"/>
      <w:r w:rsidRPr="006853DE">
        <w:rPr>
          <w:rFonts w:ascii="Arial" w:hAnsi="Arial" w:cs="Arial"/>
          <w:sz w:val="20"/>
          <w:szCs w:val="20"/>
        </w:rPr>
        <w:t>İşletmeci’ye</w:t>
      </w:r>
      <w:proofErr w:type="spellEnd"/>
      <w:r w:rsidRPr="006853DE">
        <w:rPr>
          <w:rFonts w:ascii="Arial" w:hAnsi="Arial" w:cs="Arial"/>
          <w:sz w:val="20"/>
          <w:szCs w:val="20"/>
        </w:rPr>
        <w:t xml:space="preserve"> teslim edecektir. İşletmeci tüm dekorasyon masrafları kendinde olmak üzere teslimden itibaren</w:t>
      </w:r>
      <w:ins w:id="1" w:author="Duygu Gunduz" w:date="2019-05-15T13:37:00Z">
        <w:r w:rsidR="009A2593">
          <w:rPr>
            <w:rFonts w:ascii="Arial" w:hAnsi="Arial" w:cs="Arial"/>
            <w:sz w:val="20"/>
            <w:szCs w:val="20"/>
          </w:rPr>
          <w:t xml:space="preserve"> en geç</w:t>
        </w:r>
      </w:ins>
      <w:r w:rsidRPr="006853DE">
        <w:rPr>
          <w:rFonts w:ascii="Arial" w:hAnsi="Arial" w:cs="Arial"/>
          <w:sz w:val="20"/>
          <w:szCs w:val="20"/>
        </w:rPr>
        <w:t xml:space="preserve"> </w:t>
      </w:r>
      <w:r w:rsidR="00E808F1">
        <w:rPr>
          <w:rFonts w:ascii="Arial" w:hAnsi="Arial" w:cs="Arial"/>
          <w:sz w:val="20"/>
          <w:szCs w:val="20"/>
        </w:rPr>
        <w:t>3</w:t>
      </w:r>
      <w:r w:rsidRPr="006853DE">
        <w:rPr>
          <w:rFonts w:ascii="Arial" w:hAnsi="Arial" w:cs="Arial"/>
          <w:sz w:val="20"/>
          <w:szCs w:val="20"/>
        </w:rPr>
        <w:t>0 (</w:t>
      </w:r>
      <w:r w:rsidR="00E808F1">
        <w:rPr>
          <w:rFonts w:ascii="Arial" w:hAnsi="Arial" w:cs="Arial"/>
          <w:sz w:val="20"/>
          <w:szCs w:val="20"/>
        </w:rPr>
        <w:t>otuz</w:t>
      </w:r>
      <w:r w:rsidRPr="006853DE">
        <w:rPr>
          <w:rFonts w:ascii="Arial" w:hAnsi="Arial" w:cs="Arial"/>
          <w:sz w:val="20"/>
          <w:szCs w:val="20"/>
        </w:rPr>
        <w:t xml:space="preserve">) günde </w:t>
      </w:r>
      <w:r w:rsidR="00C52466" w:rsidRPr="00D86835">
        <w:rPr>
          <w:sz w:val="22"/>
          <w:highlight w:val="yellow"/>
        </w:rPr>
        <w:t>[●]</w:t>
      </w:r>
      <w:r w:rsidR="00C52466">
        <w:rPr>
          <w:sz w:val="22"/>
        </w:rPr>
        <w:t xml:space="preserve"> </w:t>
      </w:r>
      <w:r w:rsidRPr="006853DE">
        <w:rPr>
          <w:rFonts w:ascii="Arial" w:hAnsi="Arial" w:cs="Arial"/>
          <w:sz w:val="20"/>
          <w:szCs w:val="20"/>
        </w:rPr>
        <w:t xml:space="preserve">tarihinde işletmeye ve satışa hazır hale getirecektir. Bu </w:t>
      </w:r>
      <w:r w:rsidR="00A870B0">
        <w:rPr>
          <w:rFonts w:ascii="Arial" w:hAnsi="Arial" w:cs="Arial"/>
          <w:sz w:val="20"/>
          <w:szCs w:val="20"/>
        </w:rPr>
        <w:t>30 (otuz</w:t>
      </w:r>
      <w:r w:rsidRPr="006853DE">
        <w:rPr>
          <w:rFonts w:ascii="Arial" w:hAnsi="Arial" w:cs="Arial"/>
          <w:sz w:val="20"/>
          <w:szCs w:val="20"/>
        </w:rPr>
        <w:t xml:space="preserve">) günlük tadilat ve dekorasyon süresi dâhilinde İşletmeci, </w:t>
      </w:r>
      <w:proofErr w:type="spellStart"/>
      <w:r w:rsidRPr="006853DE">
        <w:rPr>
          <w:rFonts w:ascii="Arial" w:hAnsi="Arial" w:cs="Arial"/>
          <w:sz w:val="20"/>
          <w:szCs w:val="20"/>
        </w:rPr>
        <w:t>BİLGİ’ye</w:t>
      </w:r>
      <w:proofErr w:type="spellEnd"/>
      <w:r w:rsidRPr="006853DE">
        <w:rPr>
          <w:rFonts w:ascii="Arial" w:hAnsi="Arial" w:cs="Arial"/>
          <w:sz w:val="20"/>
          <w:szCs w:val="20"/>
        </w:rPr>
        <w:t xml:space="preserve"> herhangi bir bedel ödemeyecektir. İşletmeci işletmeyi süresinde satışa hazır hale getirmemesi halinde; gecikme sebebinin </w:t>
      </w:r>
      <w:proofErr w:type="spellStart"/>
      <w:r w:rsidRPr="006853DE">
        <w:rPr>
          <w:rFonts w:ascii="Arial" w:hAnsi="Arial" w:cs="Arial"/>
          <w:sz w:val="20"/>
          <w:szCs w:val="20"/>
        </w:rPr>
        <w:t>BİLGİ’den</w:t>
      </w:r>
      <w:proofErr w:type="spellEnd"/>
      <w:r w:rsidRPr="006853DE">
        <w:rPr>
          <w:rFonts w:ascii="Arial" w:hAnsi="Arial" w:cs="Arial"/>
          <w:sz w:val="20"/>
          <w:szCs w:val="20"/>
        </w:rPr>
        <w:t xml:space="preserve"> kaynaklanması halleri hariç, geciken her gün için 1.000.-TL +KDV tutarında cezai şart ödeyecektir. İşbu gecikmenin </w:t>
      </w:r>
      <w:del w:id="2" w:author="Duygu Gunduz" w:date="2019-05-16T08:50:00Z">
        <w:r w:rsidRPr="006853DE" w:rsidDel="00AD3032">
          <w:rPr>
            <w:rFonts w:ascii="Arial" w:hAnsi="Arial" w:cs="Arial"/>
            <w:sz w:val="20"/>
            <w:szCs w:val="20"/>
          </w:rPr>
          <w:delText xml:space="preserve">taraflardan </w:delText>
        </w:r>
      </w:del>
      <w:proofErr w:type="spellStart"/>
      <w:ins w:id="3" w:author="Duygu Gunduz" w:date="2019-05-16T08:50:00Z">
        <w:r w:rsidR="00AD3032">
          <w:rPr>
            <w:rFonts w:ascii="Arial" w:hAnsi="Arial" w:cs="Arial"/>
            <w:sz w:val="20"/>
            <w:szCs w:val="20"/>
          </w:rPr>
          <w:t>İşletmeci’den</w:t>
        </w:r>
        <w:proofErr w:type="spellEnd"/>
        <w:r w:rsidR="00AD3032">
          <w:rPr>
            <w:rFonts w:ascii="Arial" w:hAnsi="Arial" w:cs="Arial"/>
            <w:sz w:val="20"/>
            <w:szCs w:val="20"/>
          </w:rPr>
          <w:t xml:space="preserve"> </w:t>
        </w:r>
      </w:ins>
      <w:del w:id="4" w:author="Duygu Gunduz" w:date="2019-05-16T08:51:00Z">
        <w:r w:rsidRPr="006853DE" w:rsidDel="00AD3032">
          <w:rPr>
            <w:rFonts w:ascii="Arial" w:hAnsi="Arial" w:cs="Arial"/>
            <w:sz w:val="20"/>
            <w:szCs w:val="20"/>
          </w:rPr>
          <w:delText xml:space="preserve">herhangi birinden </w:delText>
        </w:r>
      </w:del>
      <w:r w:rsidRPr="006853DE">
        <w:rPr>
          <w:rFonts w:ascii="Arial" w:hAnsi="Arial" w:cs="Arial"/>
          <w:sz w:val="20"/>
          <w:szCs w:val="20"/>
        </w:rPr>
        <w:t>kaynaklanan sebeple her halükarda 30 gün sürmesi halinde</w:t>
      </w:r>
      <w:ins w:id="5" w:author="Duygu Gunduz" w:date="2019-05-16T08:51:00Z">
        <w:r w:rsidR="00AD3032">
          <w:rPr>
            <w:rFonts w:ascii="Arial" w:hAnsi="Arial" w:cs="Arial"/>
            <w:sz w:val="20"/>
            <w:szCs w:val="20"/>
          </w:rPr>
          <w:t>,</w:t>
        </w:r>
      </w:ins>
      <w:r w:rsidRPr="006853DE">
        <w:rPr>
          <w:rFonts w:ascii="Arial" w:hAnsi="Arial" w:cs="Arial"/>
          <w:sz w:val="20"/>
          <w:szCs w:val="20"/>
        </w:rPr>
        <w:t xml:space="preserve"> Bilgi her türlü tazminat hakları saklı kalmak kaydı ile </w:t>
      </w:r>
      <w:proofErr w:type="spellStart"/>
      <w:r w:rsidRPr="006853DE">
        <w:rPr>
          <w:rFonts w:ascii="Arial" w:hAnsi="Arial" w:cs="Arial"/>
          <w:sz w:val="20"/>
          <w:szCs w:val="20"/>
        </w:rPr>
        <w:t>Sözleşme’yi</w:t>
      </w:r>
      <w:proofErr w:type="spellEnd"/>
      <w:r w:rsidRPr="006853DE">
        <w:rPr>
          <w:rFonts w:ascii="Arial" w:hAnsi="Arial" w:cs="Arial"/>
          <w:sz w:val="20"/>
          <w:szCs w:val="20"/>
        </w:rPr>
        <w:t xml:space="preserve"> tek taraflı olarak feshedebilir.</w:t>
      </w:r>
      <w:del w:id="6" w:author="Duygu Gunduz" w:date="2019-05-16T08:50:00Z">
        <w:r w:rsidRPr="006853DE" w:rsidDel="00AD3032">
          <w:rPr>
            <w:rFonts w:ascii="Arial" w:hAnsi="Arial" w:cs="Arial"/>
            <w:sz w:val="20"/>
            <w:szCs w:val="20"/>
          </w:rPr>
          <w:delText xml:space="preserve"> </w:delText>
        </w:r>
      </w:del>
    </w:p>
    <w:p w14:paraId="1A6AF7BF" w14:textId="77777777" w:rsidR="00F46184" w:rsidRPr="006853DE" w:rsidDel="00F46184" w:rsidRDefault="00320F71" w:rsidP="00F46184">
      <w:pPr>
        <w:numPr>
          <w:ilvl w:val="0"/>
          <w:numId w:val="2"/>
        </w:numPr>
        <w:ind w:left="540" w:hanging="540"/>
        <w:rPr>
          <w:del w:id="7" w:author="Duygu Gunduz" w:date="2019-05-15T13:51:00Z"/>
          <w:moveTo w:id="8" w:author="Duygu Gunduz" w:date="2019-05-15T13:50:00Z"/>
          <w:rFonts w:ascii="Arial" w:hAnsi="Arial" w:cs="Arial"/>
          <w:sz w:val="20"/>
          <w:szCs w:val="20"/>
        </w:rPr>
      </w:pPr>
      <w:r>
        <w:rPr>
          <w:rFonts w:ascii="Arial" w:hAnsi="Arial" w:cs="Arial"/>
          <w:sz w:val="20"/>
          <w:szCs w:val="20"/>
        </w:rPr>
        <w:t>İşletmeci</w:t>
      </w:r>
      <w:r w:rsidRPr="006853DE">
        <w:rPr>
          <w:rFonts w:ascii="Arial" w:hAnsi="Arial" w:cs="Arial"/>
          <w:sz w:val="20"/>
          <w:szCs w:val="20"/>
        </w:rPr>
        <w:t xml:space="preserve">, teslim aldığı alanda yapacağı dekorasyonlar için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talep ettiği gerekli tüm proje ve dokümanları sunmayı ve onay almayı taahhüt eder.</w:t>
      </w:r>
      <w:ins w:id="9" w:author="Duygu Gunduz" w:date="2019-05-15T13:50:00Z">
        <w:r w:rsidR="00F46184">
          <w:rPr>
            <w:rFonts w:ascii="Arial" w:hAnsi="Arial" w:cs="Arial"/>
            <w:sz w:val="20"/>
            <w:szCs w:val="20"/>
          </w:rPr>
          <w:t xml:space="preserve"> </w:t>
        </w:r>
      </w:ins>
      <w:moveToRangeStart w:id="10" w:author="Duygu Gunduz" w:date="2019-05-15T13:50:00Z" w:name="move8820670"/>
      <w:moveTo w:id="11" w:author="Duygu Gunduz" w:date="2019-05-15T13:50:00Z">
        <w:r w:rsidR="00F46184" w:rsidRPr="006853DE">
          <w:rPr>
            <w:rFonts w:ascii="Arial" w:hAnsi="Arial" w:cs="Arial"/>
            <w:sz w:val="20"/>
            <w:szCs w:val="20"/>
          </w:rPr>
          <w:t>BİLGİ sunulan tüm projeler üstünde değişiklik yapılmasını talep edebilir.</w:t>
        </w:r>
      </w:moveTo>
    </w:p>
    <w:moveToRangeEnd w:id="10"/>
    <w:p w14:paraId="1645C968" w14:textId="4D6C158F" w:rsidR="00320F71" w:rsidRPr="00493297" w:rsidRDefault="00320F71" w:rsidP="00493297">
      <w:pPr>
        <w:numPr>
          <w:ilvl w:val="0"/>
          <w:numId w:val="2"/>
        </w:numPr>
        <w:ind w:left="540" w:hanging="540"/>
        <w:rPr>
          <w:rFonts w:ascii="Arial" w:hAnsi="Arial" w:cs="Arial"/>
          <w:sz w:val="20"/>
          <w:szCs w:val="20"/>
        </w:rPr>
      </w:pPr>
    </w:p>
    <w:p w14:paraId="0E4C668A" w14:textId="77777777" w:rsidR="00320F71" w:rsidRPr="006853DE" w:rsidRDefault="00320F71" w:rsidP="00320F71">
      <w:pPr>
        <w:numPr>
          <w:ilvl w:val="0"/>
          <w:numId w:val="2"/>
        </w:numPr>
        <w:ind w:left="540" w:hanging="540"/>
        <w:rPr>
          <w:rFonts w:ascii="Arial" w:hAnsi="Arial" w:cs="Arial"/>
          <w:sz w:val="20"/>
          <w:szCs w:val="20"/>
        </w:rPr>
      </w:pPr>
      <w:r>
        <w:rPr>
          <w:rFonts w:ascii="Arial" w:hAnsi="Arial" w:cs="Arial"/>
          <w:sz w:val="20"/>
          <w:szCs w:val="20"/>
        </w:rPr>
        <w:t>İşletmeci</w:t>
      </w:r>
      <w:r w:rsidRPr="006853DE">
        <w:rPr>
          <w:rFonts w:ascii="Arial" w:hAnsi="Arial" w:cs="Arial"/>
          <w:sz w:val="20"/>
          <w:szCs w:val="20"/>
        </w:rPr>
        <w:t xml:space="preserve">, teslim aldığı alanda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istediği tüm dekorasyon eksikliklerini (kırık fayans, hasarlı yer zemini,</w:t>
      </w:r>
      <w:r>
        <w:rPr>
          <w:rFonts w:ascii="Arial" w:hAnsi="Arial" w:cs="Arial"/>
          <w:sz w:val="20"/>
          <w:szCs w:val="20"/>
        </w:rPr>
        <w:t xml:space="preserve"> </w:t>
      </w:r>
      <w:r w:rsidRPr="006853DE">
        <w:rPr>
          <w:rFonts w:ascii="Arial" w:hAnsi="Arial" w:cs="Arial"/>
          <w:sz w:val="20"/>
          <w:szCs w:val="20"/>
        </w:rPr>
        <w:t>bozuk dolap vb.) tamamlamayı taahhüt eder.</w:t>
      </w:r>
    </w:p>
    <w:p w14:paraId="240661C0" w14:textId="77777777" w:rsidR="00320F71" w:rsidRPr="006853DE" w:rsidRDefault="00320F71" w:rsidP="00320F71">
      <w:pPr>
        <w:numPr>
          <w:ilvl w:val="0"/>
          <w:numId w:val="2"/>
        </w:numPr>
        <w:ind w:left="540" w:hanging="540"/>
        <w:rPr>
          <w:rFonts w:ascii="Arial" w:hAnsi="Arial" w:cs="Arial"/>
          <w:sz w:val="20"/>
          <w:szCs w:val="20"/>
        </w:rPr>
      </w:pPr>
      <w:r>
        <w:rPr>
          <w:rFonts w:ascii="Arial" w:hAnsi="Arial" w:cs="Arial"/>
          <w:sz w:val="20"/>
          <w:szCs w:val="20"/>
        </w:rPr>
        <w:t>İşletmeci</w:t>
      </w:r>
      <w:r w:rsidRPr="006853DE">
        <w:rPr>
          <w:rFonts w:ascii="Arial" w:hAnsi="Arial" w:cs="Arial"/>
          <w:sz w:val="20"/>
          <w:szCs w:val="20"/>
        </w:rPr>
        <w:t xml:space="preserve"> alanda yapacağı tüm dekorasyon ve tadilat çalışmaları için, gerekli önleyici ve koruyucu tedbirleri almayı ve tadilat süresi boyunca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belirleyeceği çalışma takvimine uymayı taahhüt eder.</w:t>
      </w:r>
    </w:p>
    <w:p w14:paraId="23E0BD45" w14:textId="77777777" w:rsidR="00320F71" w:rsidRPr="002F162D" w:rsidRDefault="00320F71" w:rsidP="00320F71">
      <w:pPr>
        <w:numPr>
          <w:ilvl w:val="0"/>
          <w:numId w:val="2"/>
        </w:numPr>
        <w:ind w:left="540" w:hanging="540"/>
        <w:rPr>
          <w:rFonts w:ascii="Arial" w:hAnsi="Arial" w:cs="Arial"/>
          <w:sz w:val="20"/>
          <w:szCs w:val="20"/>
        </w:rPr>
      </w:pPr>
      <w:r>
        <w:rPr>
          <w:rFonts w:ascii="Arial" w:hAnsi="Arial" w:cs="Arial"/>
          <w:sz w:val="20"/>
          <w:szCs w:val="20"/>
        </w:rPr>
        <w:t>İşletmeci</w:t>
      </w:r>
      <w:r w:rsidRPr="006853DE">
        <w:rPr>
          <w:rFonts w:ascii="Arial" w:hAnsi="Arial" w:cs="Arial"/>
          <w:sz w:val="20"/>
          <w:szCs w:val="20"/>
        </w:rPr>
        <w:t xml:space="preserve"> teslim aldığı alanda, işletme süresince karşılaşacağı alt yapı (</w:t>
      </w:r>
      <w:proofErr w:type="spellStart"/>
      <w:proofErr w:type="gramStart"/>
      <w:r w:rsidRPr="006853DE">
        <w:rPr>
          <w:rFonts w:ascii="Arial" w:hAnsi="Arial" w:cs="Arial"/>
          <w:sz w:val="20"/>
          <w:szCs w:val="20"/>
        </w:rPr>
        <w:t>Mekanik,inşaat</w:t>
      </w:r>
      <w:proofErr w:type="gramEnd"/>
      <w:r w:rsidRPr="006853DE">
        <w:rPr>
          <w:rFonts w:ascii="Arial" w:hAnsi="Arial" w:cs="Arial"/>
          <w:sz w:val="20"/>
          <w:szCs w:val="20"/>
        </w:rPr>
        <w:t>,elektrik,alt</w:t>
      </w:r>
      <w:proofErr w:type="spellEnd"/>
      <w:r w:rsidRPr="006853DE">
        <w:rPr>
          <w:rFonts w:ascii="Arial" w:hAnsi="Arial" w:cs="Arial"/>
          <w:sz w:val="20"/>
          <w:szCs w:val="20"/>
        </w:rPr>
        <w:t xml:space="preserve"> yapı giderleri </w:t>
      </w:r>
      <w:proofErr w:type="spellStart"/>
      <w:r w:rsidRPr="006853DE">
        <w:rPr>
          <w:rFonts w:ascii="Arial" w:hAnsi="Arial" w:cs="Arial"/>
          <w:sz w:val="20"/>
          <w:szCs w:val="20"/>
        </w:rPr>
        <w:t>vb</w:t>
      </w:r>
      <w:proofErr w:type="spellEnd"/>
      <w:r w:rsidRPr="006853DE">
        <w:rPr>
          <w:rFonts w:ascii="Arial" w:hAnsi="Arial" w:cs="Arial"/>
          <w:sz w:val="20"/>
          <w:szCs w:val="20"/>
        </w:rPr>
        <w:t xml:space="preserve">)  ve dekorasyon ile ilgili </w:t>
      </w:r>
      <w:r w:rsidRPr="002F162D">
        <w:rPr>
          <w:rFonts w:ascii="Arial" w:hAnsi="Arial" w:cs="Arial"/>
          <w:sz w:val="20"/>
          <w:szCs w:val="20"/>
        </w:rPr>
        <w:t>problemleri gidermeyi taahhüt eder.</w:t>
      </w:r>
    </w:p>
    <w:p w14:paraId="7FC9D495" w14:textId="22EA05EE" w:rsidR="00320F71" w:rsidRPr="00672880" w:rsidDel="00F46184" w:rsidRDefault="00320F71" w:rsidP="00320F71">
      <w:pPr>
        <w:numPr>
          <w:ilvl w:val="0"/>
          <w:numId w:val="2"/>
        </w:numPr>
        <w:ind w:left="540" w:hanging="540"/>
        <w:rPr>
          <w:moveFrom w:id="12" w:author="Duygu Gunduz" w:date="2019-05-15T13:50:00Z"/>
          <w:rFonts w:ascii="Arial" w:hAnsi="Arial" w:cs="Arial"/>
          <w:sz w:val="20"/>
          <w:szCs w:val="20"/>
        </w:rPr>
      </w:pPr>
      <w:moveFromRangeStart w:id="13" w:author="Duygu Gunduz" w:date="2019-05-15T13:50:00Z" w:name="move8820670"/>
      <w:moveFrom w:id="14" w:author="Duygu Gunduz" w:date="2019-05-15T13:50:00Z">
        <w:r w:rsidRPr="00672880" w:rsidDel="00F46184">
          <w:rPr>
            <w:rFonts w:ascii="Arial" w:hAnsi="Arial" w:cs="Arial"/>
            <w:sz w:val="20"/>
            <w:szCs w:val="20"/>
          </w:rPr>
          <w:t>BİLGİ sunulan tüm projeler üstünde değişiklik yapılmasını talep edebilir.</w:t>
        </w:r>
      </w:moveFrom>
    </w:p>
    <w:moveFromRangeEnd w:id="13"/>
    <w:p w14:paraId="7CED5422" w14:textId="6D17EE51" w:rsidR="00320F71" w:rsidRPr="00081A23" w:rsidRDefault="00320F71" w:rsidP="00320F71">
      <w:pPr>
        <w:numPr>
          <w:ilvl w:val="0"/>
          <w:numId w:val="2"/>
        </w:numPr>
        <w:ind w:left="540" w:hanging="540"/>
        <w:rPr>
          <w:rFonts w:ascii="Arial" w:hAnsi="Arial" w:cs="Arial"/>
          <w:sz w:val="20"/>
          <w:szCs w:val="20"/>
        </w:rPr>
      </w:pPr>
      <w:r w:rsidRPr="00081A23">
        <w:rPr>
          <w:rFonts w:ascii="Arial" w:hAnsi="Arial" w:cs="Arial"/>
          <w:sz w:val="20"/>
          <w:szCs w:val="20"/>
        </w:rPr>
        <w:t>İşletmeci, teslim aldığı alandaki Doğalgaz aboneliğini üstüne almayı, Elektrik ve Su bedellerini Bilginin yansıtacağını kabul ettiğini taahhüt eder.</w:t>
      </w:r>
    </w:p>
    <w:p w14:paraId="37C18DDE" w14:textId="7C1ACA57" w:rsidR="00320F71" w:rsidRPr="006853DE" w:rsidRDefault="00320F71" w:rsidP="00320F71">
      <w:pPr>
        <w:numPr>
          <w:ilvl w:val="0"/>
          <w:numId w:val="2"/>
        </w:numPr>
        <w:ind w:left="540" w:hanging="540"/>
        <w:rPr>
          <w:rFonts w:ascii="Arial" w:hAnsi="Arial" w:cs="Arial"/>
          <w:sz w:val="20"/>
          <w:szCs w:val="20"/>
        </w:rPr>
      </w:pPr>
      <w:r>
        <w:rPr>
          <w:rFonts w:ascii="Arial" w:hAnsi="Arial" w:cs="Arial"/>
          <w:sz w:val="20"/>
          <w:szCs w:val="20"/>
        </w:rPr>
        <w:t>İşletmeci</w:t>
      </w:r>
      <w:r w:rsidRPr="006853DE">
        <w:rPr>
          <w:rFonts w:ascii="Arial" w:hAnsi="Arial" w:cs="Arial"/>
          <w:sz w:val="20"/>
          <w:szCs w:val="20"/>
        </w:rPr>
        <w:t xml:space="preserve">, haftada en az 2 </w:t>
      </w:r>
      <w:ins w:id="15" w:author="Duygu Gunduz" w:date="2019-05-15T13:53:00Z">
        <w:r w:rsidR="00F46184">
          <w:rPr>
            <w:rFonts w:ascii="Arial" w:hAnsi="Arial" w:cs="Arial"/>
            <w:sz w:val="20"/>
            <w:szCs w:val="20"/>
          </w:rPr>
          <w:t xml:space="preserve">(iki) </w:t>
        </w:r>
      </w:ins>
      <w:r w:rsidRPr="006853DE">
        <w:rPr>
          <w:rFonts w:ascii="Arial" w:hAnsi="Arial" w:cs="Arial"/>
          <w:sz w:val="20"/>
          <w:szCs w:val="20"/>
        </w:rPr>
        <w:t>kez yağ tutucuyu temizleteceğini, ayda bir kez tüm iç gider hatlarını temizleteceğini</w:t>
      </w:r>
      <w:ins w:id="16" w:author="Duygu Gunduz" w:date="2019-05-15T13:51:00Z">
        <w:r w:rsidR="00F46184">
          <w:rPr>
            <w:rFonts w:ascii="Arial" w:hAnsi="Arial" w:cs="Arial"/>
            <w:sz w:val="20"/>
            <w:szCs w:val="20"/>
          </w:rPr>
          <w:t xml:space="preserve"> ve </w:t>
        </w:r>
      </w:ins>
      <w:del w:id="17" w:author="Duygu Gunduz" w:date="2019-05-15T13:51:00Z">
        <w:r w:rsidRPr="006853DE" w:rsidDel="00F46184">
          <w:rPr>
            <w:rFonts w:ascii="Arial" w:hAnsi="Arial" w:cs="Arial"/>
            <w:sz w:val="20"/>
            <w:szCs w:val="20"/>
          </w:rPr>
          <w:delText xml:space="preserve">, </w:delText>
        </w:r>
      </w:del>
      <w:r w:rsidRPr="006853DE">
        <w:rPr>
          <w:rFonts w:ascii="Arial" w:hAnsi="Arial" w:cs="Arial"/>
          <w:sz w:val="20"/>
          <w:szCs w:val="20"/>
        </w:rPr>
        <w:t>her</w:t>
      </w:r>
      <w:del w:id="18" w:author="Duygu Gunduz" w:date="2019-05-15T13:49:00Z">
        <w:r w:rsidRPr="006853DE" w:rsidDel="00F46184">
          <w:rPr>
            <w:rFonts w:ascii="Arial" w:hAnsi="Arial" w:cs="Arial"/>
            <w:sz w:val="20"/>
            <w:szCs w:val="20"/>
          </w:rPr>
          <w:delText xml:space="preserve"> </w:delText>
        </w:r>
      </w:del>
      <w:r w:rsidRPr="006853DE">
        <w:rPr>
          <w:rFonts w:ascii="Arial" w:hAnsi="Arial" w:cs="Arial"/>
          <w:sz w:val="20"/>
          <w:szCs w:val="20"/>
        </w:rPr>
        <w:t>hangi bir altyapı gider tıkanıklığı yaşa</w:t>
      </w:r>
      <w:ins w:id="19" w:author="Duygu Gunduz" w:date="2019-05-15T13:52:00Z">
        <w:r w:rsidR="00F46184">
          <w:rPr>
            <w:rFonts w:ascii="Arial" w:hAnsi="Arial" w:cs="Arial"/>
            <w:sz w:val="20"/>
            <w:szCs w:val="20"/>
          </w:rPr>
          <w:t xml:space="preserve">nması halinde sorunun </w:t>
        </w:r>
      </w:ins>
      <w:del w:id="20" w:author="Duygu Gunduz" w:date="2019-05-15T13:52:00Z">
        <w:r w:rsidRPr="006853DE" w:rsidDel="00F46184">
          <w:rPr>
            <w:rFonts w:ascii="Arial" w:hAnsi="Arial" w:cs="Arial"/>
            <w:sz w:val="20"/>
            <w:szCs w:val="20"/>
          </w:rPr>
          <w:delText>dığında,</w:delText>
        </w:r>
        <w:r w:rsidDel="00F46184">
          <w:rPr>
            <w:rFonts w:ascii="Arial" w:hAnsi="Arial" w:cs="Arial"/>
            <w:sz w:val="20"/>
            <w:szCs w:val="20"/>
          </w:rPr>
          <w:delText xml:space="preserve"> </w:delText>
        </w:r>
        <w:r w:rsidRPr="006853DE" w:rsidDel="00F46184">
          <w:rPr>
            <w:rFonts w:ascii="Arial" w:hAnsi="Arial" w:cs="Arial"/>
            <w:sz w:val="20"/>
            <w:szCs w:val="20"/>
          </w:rPr>
          <w:delText xml:space="preserve">problem </w:delText>
        </w:r>
      </w:del>
      <w:r w:rsidRPr="006853DE">
        <w:rPr>
          <w:rFonts w:ascii="Arial" w:hAnsi="Arial" w:cs="Arial"/>
          <w:sz w:val="20"/>
          <w:szCs w:val="20"/>
        </w:rPr>
        <w:t>en kısa zamanda çözeceğini</w:t>
      </w:r>
      <w:ins w:id="21" w:author="Duygu Gunduz" w:date="2019-05-15T13:52:00Z">
        <w:r w:rsidR="00F46184">
          <w:rPr>
            <w:rFonts w:ascii="Arial" w:hAnsi="Arial" w:cs="Arial"/>
            <w:sz w:val="20"/>
            <w:szCs w:val="20"/>
          </w:rPr>
          <w:t xml:space="preserve"> kabul, beyan ve</w:t>
        </w:r>
      </w:ins>
      <w:r w:rsidRPr="006853DE">
        <w:rPr>
          <w:rFonts w:ascii="Arial" w:hAnsi="Arial" w:cs="Arial"/>
          <w:sz w:val="20"/>
          <w:szCs w:val="20"/>
        </w:rPr>
        <w:t xml:space="preserve"> taahhüt eder.</w:t>
      </w:r>
    </w:p>
    <w:p w14:paraId="176C5EAF"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yazılı ön izni olmadan işletilecek yeri tamamen başkalarına devir ve/veya temlik edemez, kiraya veremez, kullandıramaz, yararlandıramaz, işgal ettiremez, ortaklaşa veya işbirliği halinde kullanamaz ancak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önceden yazılı olarak izin vermesi şartıyla işletilecek yerin belirlenecek küçük bir kısmını başkaları ile ortaklaşa kullanabilir.</w:t>
      </w:r>
    </w:p>
    <w:p w14:paraId="33791BAB"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işletilecek yerin </w:t>
      </w:r>
      <w:proofErr w:type="spellStart"/>
      <w:r w:rsidRPr="006853DE">
        <w:rPr>
          <w:rFonts w:ascii="Arial" w:hAnsi="Arial" w:cs="Arial"/>
          <w:sz w:val="20"/>
          <w:szCs w:val="20"/>
        </w:rPr>
        <w:t>Sözleşme’ye</w:t>
      </w:r>
      <w:proofErr w:type="spellEnd"/>
      <w:r w:rsidRPr="006853DE">
        <w:rPr>
          <w:rFonts w:ascii="Arial" w:hAnsi="Arial" w:cs="Arial"/>
          <w:sz w:val="20"/>
          <w:szCs w:val="20"/>
        </w:rPr>
        <w:t xml:space="preserve"> uygun bir şekilde kendisine teslimini ve Sözleşme süresince sözleşme koşullarında kullanıma amade kılınmasını talep hakkına sahiptir.</w:t>
      </w:r>
    </w:p>
    <w:p w14:paraId="48273C86"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işletme ile ilgili olarak talep ettiği herhangi bir yatırım için </w:t>
      </w:r>
      <w:proofErr w:type="spellStart"/>
      <w:r w:rsidRPr="006853DE">
        <w:rPr>
          <w:rFonts w:ascii="Arial" w:hAnsi="Arial" w:cs="Arial"/>
          <w:sz w:val="20"/>
          <w:szCs w:val="20"/>
        </w:rPr>
        <w:t>BİLGİ’den</w:t>
      </w:r>
      <w:proofErr w:type="spellEnd"/>
      <w:r w:rsidRPr="006853DE">
        <w:rPr>
          <w:rFonts w:ascii="Arial" w:hAnsi="Arial" w:cs="Arial"/>
          <w:sz w:val="20"/>
          <w:szCs w:val="20"/>
        </w:rPr>
        <w:t xml:space="preserve"> yazılı onay alacaktır. İşletmeci, işletmede yapacağı sökülemeyen eklentilerden ibaret her türlü yatırımı sözleşmenin herhangi bir nedenle sona ermesinde </w:t>
      </w:r>
      <w:proofErr w:type="spellStart"/>
      <w:r w:rsidRPr="006853DE">
        <w:rPr>
          <w:rFonts w:ascii="Arial" w:hAnsi="Arial" w:cs="Arial"/>
          <w:sz w:val="20"/>
          <w:szCs w:val="20"/>
        </w:rPr>
        <w:t>bila</w:t>
      </w:r>
      <w:proofErr w:type="spellEnd"/>
      <w:r w:rsidRPr="006853DE">
        <w:rPr>
          <w:rFonts w:ascii="Arial" w:hAnsi="Arial" w:cs="Arial"/>
          <w:sz w:val="20"/>
          <w:szCs w:val="20"/>
        </w:rPr>
        <w:t xml:space="preserve"> bedel </w:t>
      </w:r>
      <w:proofErr w:type="spellStart"/>
      <w:r w:rsidRPr="006853DE">
        <w:rPr>
          <w:rFonts w:ascii="Arial" w:hAnsi="Arial" w:cs="Arial"/>
          <w:sz w:val="20"/>
          <w:szCs w:val="20"/>
        </w:rPr>
        <w:t>BİLGİ’ye</w:t>
      </w:r>
      <w:proofErr w:type="spellEnd"/>
      <w:r w:rsidRPr="006853DE">
        <w:rPr>
          <w:rFonts w:ascii="Arial" w:hAnsi="Arial" w:cs="Arial"/>
          <w:sz w:val="20"/>
          <w:szCs w:val="20"/>
        </w:rPr>
        <w:t xml:space="preserve"> terk edeceğini kabul ve taahhüt eder. </w:t>
      </w:r>
    </w:p>
    <w:p w14:paraId="2449AC82"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lastRenderedPageBreak/>
        <w:t xml:space="preserve">İşletmeci, işletilecek yerin dış cephelerine </w:t>
      </w:r>
      <w:proofErr w:type="spellStart"/>
      <w:r w:rsidRPr="006853DE">
        <w:rPr>
          <w:rFonts w:ascii="Arial" w:hAnsi="Arial" w:cs="Arial"/>
          <w:sz w:val="20"/>
          <w:szCs w:val="20"/>
        </w:rPr>
        <w:t>BİLGİ’den</w:t>
      </w:r>
      <w:proofErr w:type="spellEnd"/>
      <w:r w:rsidRPr="006853DE">
        <w:rPr>
          <w:rFonts w:ascii="Arial" w:hAnsi="Arial" w:cs="Arial"/>
          <w:sz w:val="20"/>
          <w:szCs w:val="20"/>
        </w:rPr>
        <w:t xml:space="preserve"> yazılı onay almak koşulu ile Anıtlar Kurulu, Belediyeler, proje müellifi ve gerekli kurum ve kuruluşların yazılı iznini ve onayını alarak ışıklı ya da ışıksız levha, reklam panosu ve pencere tipi klima koyma hakkına sahiptir.</w:t>
      </w:r>
    </w:p>
    <w:p w14:paraId="396BCA2C"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İşletmeci, kampüse ilişkin yönetim hizmetlerinin usulüne uygun olarak verilmesi ile işletilecek yerin kullanım amacına uygun ve ticari faaliyetlerini aksatmayacak bir şekilde gerçekleştirilmesini talep etme hakkına sahiptir. İşletmeci faaliyeti çerçevesinde, gerekli izin ve ruhsatları almak kaydıyla ürün yelpazesinde yer verdiği veya vereceği alkolsüz yiyecek ve içecekleri satma hakkına sahiptir.</w:t>
      </w:r>
    </w:p>
    <w:p w14:paraId="7737D6BE"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ve çalışanları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kampüs alanları ile ilgili belirlemiş olduğu ve kendilerine önceden tebliğ edilen tüm kural ve düzenlemelere aynen ve eksiksiz olarak uymak zorundadır.</w:t>
      </w:r>
    </w:p>
    <w:p w14:paraId="34363248"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İşletmeci, sözleşme konusu işle ilgili tüm faaliyetlerinden çalışanlarına ve 3. şahıslara karşı hukuken sorumlu olup, gerek çalışanları ve gerekse 3.şahıslar nezdinde doğrudan İşletmec</w:t>
      </w:r>
      <w:r w:rsidR="00C52466">
        <w:rPr>
          <w:rFonts w:ascii="Arial" w:hAnsi="Arial" w:cs="Arial"/>
          <w:sz w:val="20"/>
          <w:szCs w:val="20"/>
        </w:rPr>
        <w:t xml:space="preserve">inin faaliyeti ile ilgili </w:t>
      </w:r>
      <w:proofErr w:type="spellStart"/>
      <w:r w:rsidR="00C52466">
        <w:rPr>
          <w:rFonts w:ascii="Arial" w:hAnsi="Arial" w:cs="Arial"/>
          <w:sz w:val="20"/>
          <w:szCs w:val="20"/>
        </w:rPr>
        <w:t>BİLGİ’</w:t>
      </w:r>
      <w:r w:rsidRPr="006853DE">
        <w:rPr>
          <w:rFonts w:ascii="Arial" w:hAnsi="Arial" w:cs="Arial"/>
          <w:sz w:val="20"/>
          <w:szCs w:val="20"/>
        </w:rPr>
        <w:t>nin</w:t>
      </w:r>
      <w:proofErr w:type="spellEnd"/>
      <w:r w:rsidRPr="006853DE">
        <w:rPr>
          <w:rFonts w:ascii="Arial" w:hAnsi="Arial" w:cs="Arial"/>
          <w:sz w:val="20"/>
          <w:szCs w:val="20"/>
        </w:rPr>
        <w:t xml:space="preserve"> herhangi bir nam altında ödeme yapmak zorunda kalması halinde İşletmeciye faizi ile birlikte rücu hakkı mevcuttur. Bu durumda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Sözleşme’nin teminatına başvurma hakkı olduğunu İŞLETMECİ peşinen kabul eder.  </w:t>
      </w:r>
    </w:p>
    <w:p w14:paraId="1E33C65B"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çalışanlarının, işletme konusu faaliyeti ile doğrudan ve/veya dolaylı olarak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öğrenci, personel, ziyaretçi veya çevredeki 3. şahıslara verilen tüm zararlardan sorumlu olup, mali mesuliyet, komşuluk mali mesuliyet ve 3. şahıs mali mesuliyet sigortası yaptırmakla yükümlü olup, sigorta poliçesinin bir suretini </w:t>
      </w:r>
      <w:proofErr w:type="spellStart"/>
      <w:r w:rsidRPr="006853DE">
        <w:rPr>
          <w:rFonts w:ascii="Arial" w:hAnsi="Arial" w:cs="Arial"/>
          <w:sz w:val="20"/>
          <w:szCs w:val="20"/>
        </w:rPr>
        <w:t>BİLGİ’ye</w:t>
      </w:r>
      <w:proofErr w:type="spellEnd"/>
      <w:r w:rsidRPr="006853DE">
        <w:rPr>
          <w:rFonts w:ascii="Arial" w:hAnsi="Arial" w:cs="Arial"/>
          <w:sz w:val="20"/>
          <w:szCs w:val="20"/>
        </w:rPr>
        <w:t xml:space="preserve"> tevdi edecektir.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w:t>
      </w:r>
      <w:proofErr w:type="spellStart"/>
      <w:r w:rsidRPr="006853DE">
        <w:rPr>
          <w:rFonts w:ascii="Arial" w:hAnsi="Arial" w:cs="Arial"/>
          <w:sz w:val="20"/>
          <w:szCs w:val="20"/>
        </w:rPr>
        <w:t>İşletmeci’nin</w:t>
      </w:r>
      <w:proofErr w:type="spellEnd"/>
      <w:r w:rsidRPr="006853DE">
        <w:rPr>
          <w:rFonts w:ascii="Arial" w:hAnsi="Arial" w:cs="Arial"/>
          <w:sz w:val="20"/>
          <w:szCs w:val="20"/>
        </w:rPr>
        <w:t xml:space="preserve"> faaliyeti ile ilgili herhangi bir nam altında ödeme yapması halinde BİLGİ </w:t>
      </w:r>
      <w:proofErr w:type="spellStart"/>
      <w:r w:rsidRPr="006853DE">
        <w:rPr>
          <w:rFonts w:ascii="Arial" w:hAnsi="Arial" w:cs="Arial"/>
          <w:sz w:val="20"/>
          <w:szCs w:val="20"/>
        </w:rPr>
        <w:t>İşletmeci’ye</w:t>
      </w:r>
      <w:proofErr w:type="spellEnd"/>
      <w:r w:rsidRPr="006853DE">
        <w:rPr>
          <w:rFonts w:ascii="Arial" w:hAnsi="Arial" w:cs="Arial"/>
          <w:sz w:val="20"/>
          <w:szCs w:val="20"/>
        </w:rPr>
        <w:t xml:space="preserve"> rücu edecek, İşletmeci rücu edilen meblağı nakden ve defaten ödeyecektir. Bu durumda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Sözleşme’nin teminatına başvurma hakkı olduğunu İŞLETMECİ peşinen kabul eder.  </w:t>
      </w:r>
    </w:p>
    <w:p w14:paraId="434D4E80"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BİLGİ, İşletme Sözleşmesi’nin </w:t>
      </w:r>
      <w:proofErr w:type="spellStart"/>
      <w:r w:rsidRPr="006853DE">
        <w:rPr>
          <w:rFonts w:ascii="Arial" w:hAnsi="Arial" w:cs="Arial"/>
          <w:sz w:val="20"/>
          <w:szCs w:val="20"/>
        </w:rPr>
        <w:t>İşletmeci’ye</w:t>
      </w:r>
      <w:proofErr w:type="spellEnd"/>
      <w:r w:rsidRPr="006853DE">
        <w:rPr>
          <w:rFonts w:ascii="Arial" w:hAnsi="Arial" w:cs="Arial"/>
          <w:sz w:val="20"/>
          <w:szCs w:val="20"/>
        </w:rPr>
        <w:t xml:space="preserve"> yüklediği tüm mali, idari ve sosyal yükümlülüklerin zamanında ve eksiksiz olarak yerine getirilmesini </w:t>
      </w:r>
      <w:proofErr w:type="spellStart"/>
      <w:r w:rsidRPr="006853DE">
        <w:rPr>
          <w:rFonts w:ascii="Arial" w:hAnsi="Arial" w:cs="Arial"/>
          <w:sz w:val="20"/>
          <w:szCs w:val="20"/>
        </w:rPr>
        <w:t>İşletmeci’den</w:t>
      </w:r>
      <w:proofErr w:type="spellEnd"/>
      <w:r w:rsidRPr="006853DE">
        <w:rPr>
          <w:rFonts w:ascii="Arial" w:hAnsi="Arial" w:cs="Arial"/>
          <w:sz w:val="20"/>
          <w:szCs w:val="20"/>
        </w:rPr>
        <w:t xml:space="preserve"> talep etme hakkına sahiptir. İşletmeci, işletme ile ilgili işin gelişmesine dair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makul öneri ve tavsiyelerini yerine getirecektir. İşletmeci mal sevkiyatı saatlerini kendisi belirleyecek ve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onayına sunacaktır. BİLGİ, sevkiyat için; kampüslerinin iş ve işleyişi ile çatışmaması koşulu ile </w:t>
      </w:r>
      <w:proofErr w:type="spellStart"/>
      <w:r w:rsidRPr="006853DE">
        <w:rPr>
          <w:rFonts w:ascii="Arial" w:hAnsi="Arial" w:cs="Arial"/>
          <w:sz w:val="20"/>
          <w:szCs w:val="20"/>
        </w:rPr>
        <w:t>İşletmeci’nin</w:t>
      </w:r>
      <w:proofErr w:type="spellEnd"/>
      <w:r w:rsidRPr="006853DE">
        <w:rPr>
          <w:rFonts w:ascii="Arial" w:hAnsi="Arial" w:cs="Arial"/>
          <w:sz w:val="20"/>
          <w:szCs w:val="20"/>
        </w:rPr>
        <w:t xml:space="preserve"> belirlediği saatlere azami ölçüde uygunluk vermeyi kabul eder.</w:t>
      </w:r>
    </w:p>
    <w:p w14:paraId="07C95C3F"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yazılı onayı olmaksızın bu </w:t>
      </w:r>
      <w:proofErr w:type="spellStart"/>
      <w:r w:rsidRPr="006853DE">
        <w:rPr>
          <w:rFonts w:ascii="Arial" w:hAnsi="Arial" w:cs="Arial"/>
          <w:sz w:val="20"/>
          <w:szCs w:val="20"/>
        </w:rPr>
        <w:t>Sözleşme’den</w:t>
      </w:r>
      <w:proofErr w:type="spellEnd"/>
      <w:r w:rsidRPr="006853DE">
        <w:rPr>
          <w:rFonts w:ascii="Arial" w:hAnsi="Arial" w:cs="Arial"/>
          <w:sz w:val="20"/>
          <w:szCs w:val="20"/>
        </w:rPr>
        <w:t xml:space="preserve"> doğan alacaklarını devir veya temlik edemez.</w:t>
      </w:r>
    </w:p>
    <w:p w14:paraId="52E484E6"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yazılı olarak talep etmesi halinde ya da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yazılı ön iznini almak şartıyla işletme konusu alanlarda ve BİLGİ tarafından gösterilecek alanlarda işletme faaliyetini arttırıcı mobil çözümler ile simit-poğaça, börek, dilim pizza vb. hazır gıdaların satışı için Belediyelerin de </w:t>
      </w:r>
      <w:proofErr w:type="gramStart"/>
      <w:r w:rsidRPr="006853DE">
        <w:rPr>
          <w:rFonts w:ascii="Arial" w:hAnsi="Arial" w:cs="Arial"/>
          <w:sz w:val="20"/>
          <w:szCs w:val="20"/>
        </w:rPr>
        <w:t>kriterlerine</w:t>
      </w:r>
      <w:proofErr w:type="gramEnd"/>
      <w:r w:rsidRPr="006853DE">
        <w:rPr>
          <w:rFonts w:ascii="Arial" w:hAnsi="Arial" w:cs="Arial"/>
          <w:sz w:val="20"/>
          <w:szCs w:val="20"/>
        </w:rPr>
        <w:t xml:space="preserve"> uygun olarak kullandırdığı seyyar satış üniteleri oluşturarak, hizmet vermeyi kabul ve taahhüt eder.</w:t>
      </w:r>
    </w:p>
    <w:p w14:paraId="23CB453F"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yeterli sayıda personel istihdam edeceğini kabul beyan ve taahhüt eder. İşletmeci, BİLGİ tarafından işletme konusu faaliyet ile ilgili personelinin değiştirilmesi taleplerini derhal yerine getirecektir. </w:t>
      </w:r>
    </w:p>
    <w:p w14:paraId="482C459F"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lastRenderedPageBreak/>
        <w:t xml:space="preserve">İşletmeci, işletmede kendisine tebliğ edilecek kampüs kuralları ile ilgili BİLGİ tarafından önceden bildirilmiş ve tebliğlerle bildirilecek açılış/kapanış saatleri düzenlemesi, müzik yayını yapılması, çalışma esasları, vb. kurallara uymak zorundadır. </w:t>
      </w:r>
    </w:p>
    <w:p w14:paraId="6577C664"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sözleşme konusu işletmede alkol ve tütün ürünleri satmamayı kabul ve taahhüt eder. </w:t>
      </w:r>
    </w:p>
    <w:p w14:paraId="3F02DE2B" w14:textId="77777777" w:rsidR="00320F71" w:rsidRPr="006853DE"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mutat faaliyet ve satışlarının engellenmemesi koşuluyla 7 (Yedi) gün önceden yazılı olarak bildirilmek şartıyla işletme konusu alanlarda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İşletmeciden onay almaksızın her türlü </w:t>
      </w:r>
      <w:proofErr w:type="spellStart"/>
      <w:r w:rsidRPr="006853DE">
        <w:rPr>
          <w:rFonts w:ascii="Arial" w:hAnsi="Arial" w:cs="Arial"/>
          <w:sz w:val="20"/>
          <w:szCs w:val="20"/>
        </w:rPr>
        <w:t>stand</w:t>
      </w:r>
      <w:proofErr w:type="spellEnd"/>
      <w:r w:rsidRPr="006853DE">
        <w:rPr>
          <w:rFonts w:ascii="Arial" w:hAnsi="Arial" w:cs="Arial"/>
          <w:sz w:val="20"/>
          <w:szCs w:val="20"/>
        </w:rPr>
        <w:t xml:space="preserve"> açma, etkinlik düzenleme, toplantı yapma vb. hakkının saklı olduğunu kabul ve beyan taahhüt eder. </w:t>
      </w:r>
    </w:p>
    <w:p w14:paraId="6C11EA6A" w14:textId="77777777" w:rsidR="00320F71" w:rsidRDefault="00320F71" w:rsidP="00320F71">
      <w:pPr>
        <w:numPr>
          <w:ilvl w:val="0"/>
          <w:numId w:val="2"/>
        </w:numPr>
        <w:ind w:left="540" w:hanging="540"/>
        <w:rPr>
          <w:rFonts w:ascii="Arial" w:hAnsi="Arial" w:cs="Arial"/>
          <w:sz w:val="20"/>
          <w:szCs w:val="20"/>
        </w:rPr>
      </w:pPr>
      <w:r w:rsidRPr="006853DE">
        <w:rPr>
          <w:rFonts w:ascii="Arial" w:hAnsi="Arial" w:cs="Arial"/>
          <w:sz w:val="20"/>
          <w:szCs w:val="20"/>
        </w:rPr>
        <w:t xml:space="preserve">İşletmeci işletmede faaliyet gösterirken </w:t>
      </w:r>
      <w:proofErr w:type="spellStart"/>
      <w:r w:rsidRPr="006853DE">
        <w:rPr>
          <w:rFonts w:ascii="Arial" w:hAnsi="Arial" w:cs="Arial"/>
          <w:sz w:val="20"/>
          <w:szCs w:val="20"/>
        </w:rPr>
        <w:t>BİLGİ’nin</w:t>
      </w:r>
      <w:proofErr w:type="spellEnd"/>
      <w:r w:rsidRPr="006853DE">
        <w:rPr>
          <w:rFonts w:ascii="Arial" w:hAnsi="Arial" w:cs="Arial"/>
          <w:sz w:val="20"/>
          <w:szCs w:val="20"/>
        </w:rPr>
        <w:t xml:space="preserve"> anlaşma sağlayacağı yemek kartı hizmeti veren firmaların her türlü ödeme araçlarını kabul edeceğini ve bu firmalardan temin edilecek yeterli sayıdaki POS cihazlarını bulunduracağını, ilgili firmaların sadakat programlarına dâhil olacağını kabul, beyan ve taahhüt eder.</w:t>
      </w:r>
    </w:p>
    <w:p w14:paraId="065AD9B3" w14:textId="77777777" w:rsidR="00C54F46" w:rsidRPr="00672880" w:rsidRDefault="00C52466" w:rsidP="00C52466">
      <w:pPr>
        <w:numPr>
          <w:ilvl w:val="0"/>
          <w:numId w:val="2"/>
        </w:numPr>
        <w:ind w:left="540" w:hanging="540"/>
        <w:rPr>
          <w:rFonts w:ascii="Arial" w:hAnsi="Arial" w:cs="Arial"/>
          <w:sz w:val="20"/>
          <w:szCs w:val="20"/>
        </w:rPr>
      </w:pPr>
      <w:r w:rsidRPr="002F162D">
        <w:rPr>
          <w:rFonts w:ascii="Arial" w:hAnsi="Arial" w:cs="Arial"/>
          <w:sz w:val="20"/>
          <w:szCs w:val="20"/>
        </w:rPr>
        <w:t xml:space="preserve">İşletmeci </w:t>
      </w:r>
      <w:r w:rsidR="00C54F46" w:rsidRPr="002F162D">
        <w:rPr>
          <w:rFonts w:ascii="Arial" w:hAnsi="Arial" w:cs="Arial"/>
          <w:sz w:val="20"/>
          <w:szCs w:val="20"/>
        </w:rPr>
        <w:t xml:space="preserve">kullanım alanları ve ortak kullanım alanlarını ( WC, Ortak </w:t>
      </w:r>
      <w:proofErr w:type="spellStart"/>
      <w:r w:rsidR="00C54F46" w:rsidRPr="002F162D">
        <w:rPr>
          <w:rFonts w:ascii="Arial" w:hAnsi="Arial" w:cs="Arial"/>
          <w:sz w:val="20"/>
          <w:szCs w:val="20"/>
        </w:rPr>
        <w:t>içmekan</w:t>
      </w:r>
      <w:proofErr w:type="spellEnd"/>
      <w:r w:rsidR="00C54F46" w:rsidRPr="002F162D">
        <w:rPr>
          <w:rFonts w:ascii="Arial" w:hAnsi="Arial" w:cs="Arial"/>
          <w:sz w:val="20"/>
          <w:szCs w:val="20"/>
        </w:rPr>
        <w:t xml:space="preserve"> ve Ortak dış </w:t>
      </w:r>
      <w:proofErr w:type="gramStart"/>
      <w:r w:rsidR="00C54F46" w:rsidRPr="002F162D">
        <w:rPr>
          <w:rFonts w:ascii="Arial" w:hAnsi="Arial" w:cs="Arial"/>
          <w:sz w:val="20"/>
          <w:szCs w:val="20"/>
        </w:rPr>
        <w:t>mekan</w:t>
      </w:r>
      <w:proofErr w:type="gramEnd"/>
      <w:r w:rsidR="00C54F46" w:rsidRPr="002F162D">
        <w:rPr>
          <w:rFonts w:ascii="Arial" w:hAnsi="Arial" w:cs="Arial"/>
          <w:sz w:val="20"/>
          <w:szCs w:val="20"/>
        </w:rPr>
        <w:t xml:space="preserve"> ) her da</w:t>
      </w:r>
      <w:r w:rsidR="00C54F46" w:rsidRPr="00672880">
        <w:rPr>
          <w:rFonts w:ascii="Arial" w:hAnsi="Arial" w:cs="Arial"/>
          <w:sz w:val="20"/>
          <w:szCs w:val="20"/>
        </w:rPr>
        <w:t>im temiz tutmaktan ve güvenliğinin tam sağlanmasından sorumlu olduğunu ve bu çerçevede yeterli sayıda çalışan istihdam edeceğini taahhüt eder.</w:t>
      </w:r>
    </w:p>
    <w:p w14:paraId="665E5ECC" w14:textId="77777777" w:rsidR="00C54F46" w:rsidRPr="00672880" w:rsidRDefault="00C52466" w:rsidP="00C52466">
      <w:pPr>
        <w:numPr>
          <w:ilvl w:val="0"/>
          <w:numId w:val="2"/>
        </w:numPr>
        <w:ind w:left="540" w:hanging="540"/>
        <w:rPr>
          <w:rFonts w:ascii="Arial" w:hAnsi="Arial" w:cs="Arial"/>
          <w:sz w:val="20"/>
          <w:szCs w:val="20"/>
        </w:rPr>
      </w:pPr>
      <w:r w:rsidRPr="00672880">
        <w:rPr>
          <w:rFonts w:ascii="Arial" w:hAnsi="Arial" w:cs="Arial"/>
          <w:sz w:val="20"/>
          <w:szCs w:val="20"/>
        </w:rPr>
        <w:t>İşletmeci t</w:t>
      </w:r>
      <w:r w:rsidR="00C54F46" w:rsidRPr="00672880">
        <w:rPr>
          <w:rFonts w:ascii="Arial" w:hAnsi="Arial" w:cs="Arial"/>
          <w:sz w:val="20"/>
          <w:szCs w:val="20"/>
        </w:rPr>
        <w:t xml:space="preserve">üketicilerin kullanımına açık tüm bölümlerin engellilerin </w:t>
      </w:r>
      <w:r w:rsidRPr="00672880">
        <w:rPr>
          <w:rFonts w:ascii="Arial" w:hAnsi="Arial" w:cs="Arial"/>
          <w:sz w:val="20"/>
          <w:szCs w:val="20"/>
        </w:rPr>
        <w:t>kullanabileceğ</w:t>
      </w:r>
      <w:r w:rsidR="00C54F46" w:rsidRPr="00672880">
        <w:rPr>
          <w:rFonts w:ascii="Arial" w:hAnsi="Arial" w:cs="Arial"/>
          <w:sz w:val="20"/>
          <w:szCs w:val="20"/>
        </w:rPr>
        <w:t>i uygun standartlarda olacağını taahhüt eder.</w:t>
      </w:r>
    </w:p>
    <w:p w14:paraId="4D67AFD8" w14:textId="0B637831" w:rsidR="00C54F46" w:rsidRPr="00672880" w:rsidRDefault="00C52466" w:rsidP="00C52466">
      <w:pPr>
        <w:numPr>
          <w:ilvl w:val="0"/>
          <w:numId w:val="2"/>
        </w:numPr>
        <w:ind w:left="540" w:hanging="540"/>
        <w:rPr>
          <w:rFonts w:ascii="Arial" w:hAnsi="Arial" w:cs="Arial"/>
          <w:sz w:val="20"/>
          <w:szCs w:val="20"/>
        </w:rPr>
      </w:pPr>
      <w:r w:rsidRPr="00672880">
        <w:rPr>
          <w:rFonts w:ascii="Arial" w:hAnsi="Arial" w:cs="Arial"/>
          <w:sz w:val="20"/>
          <w:szCs w:val="20"/>
        </w:rPr>
        <w:t>İşletmeci, o</w:t>
      </w:r>
      <w:r w:rsidR="00C54F46" w:rsidRPr="00672880">
        <w:rPr>
          <w:rFonts w:ascii="Arial" w:hAnsi="Arial" w:cs="Arial"/>
          <w:sz w:val="20"/>
          <w:szCs w:val="20"/>
        </w:rPr>
        <w:t>rtak alan temizliği (</w:t>
      </w:r>
      <w:r w:rsidRPr="00672880">
        <w:rPr>
          <w:rFonts w:ascii="Arial" w:hAnsi="Arial" w:cs="Arial"/>
          <w:sz w:val="20"/>
          <w:szCs w:val="20"/>
        </w:rPr>
        <w:t xml:space="preserve">İç </w:t>
      </w:r>
      <w:proofErr w:type="gramStart"/>
      <w:r w:rsidRPr="00672880">
        <w:rPr>
          <w:rFonts w:ascii="Arial" w:hAnsi="Arial" w:cs="Arial"/>
          <w:sz w:val="20"/>
          <w:szCs w:val="20"/>
        </w:rPr>
        <w:t>mekan</w:t>
      </w:r>
      <w:proofErr w:type="gramEnd"/>
      <w:r w:rsidRPr="00672880">
        <w:rPr>
          <w:rFonts w:ascii="Arial" w:hAnsi="Arial" w:cs="Arial"/>
          <w:sz w:val="20"/>
          <w:szCs w:val="20"/>
        </w:rPr>
        <w:t xml:space="preserve"> oturma alanı, engelli WC, </w:t>
      </w:r>
      <w:r w:rsidR="00C54F46" w:rsidRPr="00672880">
        <w:rPr>
          <w:rFonts w:ascii="Arial" w:hAnsi="Arial" w:cs="Arial"/>
          <w:sz w:val="20"/>
          <w:szCs w:val="20"/>
        </w:rPr>
        <w:t xml:space="preserve">dış mekan ahşap oturma alanı </w:t>
      </w:r>
      <w:r w:rsidR="006422D0" w:rsidRPr="00672880">
        <w:rPr>
          <w:rFonts w:ascii="Arial" w:hAnsi="Arial" w:cs="Arial"/>
          <w:sz w:val="20"/>
          <w:szCs w:val="20"/>
        </w:rPr>
        <w:t>ve masaları</w:t>
      </w:r>
      <w:r w:rsidRPr="00672880">
        <w:rPr>
          <w:rFonts w:ascii="Arial" w:hAnsi="Arial" w:cs="Arial"/>
          <w:sz w:val="20"/>
          <w:szCs w:val="20"/>
        </w:rPr>
        <w:t xml:space="preserve">) ile ilgili </w:t>
      </w:r>
      <w:proofErr w:type="spellStart"/>
      <w:r w:rsidRPr="00672880">
        <w:rPr>
          <w:rFonts w:ascii="Arial" w:hAnsi="Arial" w:cs="Arial"/>
          <w:sz w:val="20"/>
          <w:szCs w:val="20"/>
        </w:rPr>
        <w:t>BİLGİ’</w:t>
      </w:r>
      <w:r w:rsidR="00C54F46" w:rsidRPr="00672880">
        <w:rPr>
          <w:rFonts w:ascii="Arial" w:hAnsi="Arial" w:cs="Arial"/>
          <w:sz w:val="20"/>
          <w:szCs w:val="20"/>
        </w:rPr>
        <w:t>nin</w:t>
      </w:r>
      <w:proofErr w:type="spellEnd"/>
      <w:r w:rsidR="00C54F46" w:rsidRPr="00672880">
        <w:rPr>
          <w:rFonts w:ascii="Arial" w:hAnsi="Arial" w:cs="Arial"/>
          <w:sz w:val="20"/>
          <w:szCs w:val="20"/>
        </w:rPr>
        <w:t xml:space="preserve"> yapacağı yönlendirmeye uymayı taahhüt eder.</w:t>
      </w:r>
    </w:p>
    <w:p w14:paraId="1DD1D55A" w14:textId="60628A6E" w:rsidR="00C54F46" w:rsidRPr="00672880" w:rsidDel="00AD3032" w:rsidRDefault="00C52466" w:rsidP="00C52466">
      <w:pPr>
        <w:numPr>
          <w:ilvl w:val="0"/>
          <w:numId w:val="2"/>
        </w:numPr>
        <w:ind w:left="540" w:hanging="540"/>
        <w:rPr>
          <w:del w:id="22" w:author="Duygu Gunduz" w:date="2019-05-16T08:52:00Z"/>
          <w:rFonts w:ascii="Arial" w:hAnsi="Arial" w:cs="Arial"/>
          <w:sz w:val="20"/>
          <w:szCs w:val="20"/>
        </w:rPr>
      </w:pPr>
      <w:del w:id="23" w:author="Duygu Gunduz" w:date="2019-05-16T08:52:00Z">
        <w:r w:rsidRPr="00672880" w:rsidDel="00AD3032">
          <w:rPr>
            <w:rFonts w:ascii="Arial" w:hAnsi="Arial" w:cs="Arial"/>
            <w:sz w:val="20"/>
            <w:szCs w:val="20"/>
          </w:rPr>
          <w:delText>İşletmeci,</w:delText>
        </w:r>
        <w:r w:rsidR="00C54F46" w:rsidRPr="00672880" w:rsidDel="00AD3032">
          <w:rPr>
            <w:rFonts w:ascii="Arial" w:hAnsi="Arial" w:cs="Arial"/>
            <w:sz w:val="20"/>
            <w:szCs w:val="20"/>
          </w:rPr>
          <w:delText xml:space="preserve"> ortak alan temizliği için çalışma saatleri süresince 3 temizlik personeli bulundurmayı taahhüt eder.</w:delText>
        </w:r>
      </w:del>
    </w:p>
    <w:p w14:paraId="15F2960B" w14:textId="326FF8F7" w:rsidR="00C54F46" w:rsidRPr="00C54F46" w:rsidRDefault="00C52466" w:rsidP="00C52466">
      <w:pPr>
        <w:numPr>
          <w:ilvl w:val="0"/>
          <w:numId w:val="2"/>
        </w:numPr>
        <w:ind w:left="540" w:hanging="540"/>
        <w:rPr>
          <w:rFonts w:ascii="Arial" w:hAnsi="Arial" w:cs="Arial"/>
          <w:sz w:val="20"/>
          <w:szCs w:val="20"/>
        </w:rPr>
      </w:pPr>
      <w:r>
        <w:rPr>
          <w:rFonts w:ascii="Arial" w:hAnsi="Arial" w:cs="Arial"/>
          <w:sz w:val="20"/>
          <w:szCs w:val="20"/>
        </w:rPr>
        <w:t xml:space="preserve">İşletmeci </w:t>
      </w:r>
      <w:r w:rsidR="00C54F46" w:rsidRPr="00C54F46">
        <w:rPr>
          <w:rFonts w:ascii="Arial" w:hAnsi="Arial" w:cs="Arial"/>
          <w:sz w:val="20"/>
          <w:szCs w:val="20"/>
        </w:rPr>
        <w:t xml:space="preserve">kullanacağı temizlik ve </w:t>
      </w:r>
      <w:proofErr w:type="gramStart"/>
      <w:r w:rsidR="00C54F46" w:rsidRPr="00C54F46">
        <w:rPr>
          <w:rFonts w:ascii="Arial" w:hAnsi="Arial" w:cs="Arial"/>
          <w:sz w:val="20"/>
          <w:szCs w:val="20"/>
        </w:rPr>
        <w:t>hijyen</w:t>
      </w:r>
      <w:proofErr w:type="gramEnd"/>
      <w:r w:rsidR="00C54F46" w:rsidRPr="00C54F46">
        <w:rPr>
          <w:rFonts w:ascii="Arial" w:hAnsi="Arial" w:cs="Arial"/>
          <w:sz w:val="20"/>
          <w:szCs w:val="20"/>
        </w:rPr>
        <w:t xml:space="preserve"> malzemelerini kendisinin temin edeceğini </w:t>
      </w:r>
      <w:ins w:id="24" w:author="Duygu Gunduz" w:date="2019-05-15T14:07:00Z">
        <w:r w:rsidR="00F2088C">
          <w:rPr>
            <w:rFonts w:ascii="Arial" w:hAnsi="Arial" w:cs="Arial"/>
            <w:sz w:val="20"/>
            <w:szCs w:val="20"/>
          </w:rPr>
          <w:t xml:space="preserve">kabul, beyan ve </w:t>
        </w:r>
      </w:ins>
      <w:r w:rsidR="00C54F46" w:rsidRPr="00C54F46">
        <w:rPr>
          <w:rFonts w:ascii="Arial" w:hAnsi="Arial" w:cs="Arial"/>
          <w:sz w:val="20"/>
          <w:szCs w:val="20"/>
        </w:rPr>
        <w:t>taahhüt eder.</w:t>
      </w:r>
    </w:p>
    <w:p w14:paraId="1672EE41" w14:textId="392FB97C" w:rsidR="00C54F46" w:rsidRPr="00C54F46" w:rsidRDefault="00F2088C" w:rsidP="00C52466">
      <w:pPr>
        <w:numPr>
          <w:ilvl w:val="0"/>
          <w:numId w:val="2"/>
        </w:numPr>
        <w:ind w:left="540" w:hanging="540"/>
        <w:rPr>
          <w:rFonts w:ascii="Arial" w:hAnsi="Arial" w:cs="Arial"/>
          <w:sz w:val="20"/>
          <w:szCs w:val="20"/>
        </w:rPr>
      </w:pPr>
      <w:proofErr w:type="gramStart"/>
      <w:ins w:id="25" w:author="Duygu Gunduz" w:date="2019-05-15T14:06:00Z">
        <w:r>
          <w:rPr>
            <w:rFonts w:ascii="Arial" w:hAnsi="Arial" w:cs="Arial"/>
            <w:sz w:val="20"/>
            <w:szCs w:val="20"/>
          </w:rPr>
          <w:t xml:space="preserve">İşletmeci </w:t>
        </w:r>
      </w:ins>
      <w:del w:id="26" w:author="Duygu Gunduz" w:date="2019-05-15T14:06:00Z">
        <w:r w:rsidR="00C54F46" w:rsidRPr="00C54F46" w:rsidDel="00F2088C">
          <w:rPr>
            <w:rFonts w:ascii="Arial" w:hAnsi="Arial" w:cs="Arial"/>
            <w:sz w:val="20"/>
            <w:szCs w:val="20"/>
          </w:rPr>
          <w:delText>P</w:delText>
        </w:r>
      </w:del>
      <w:ins w:id="27" w:author="Duygu Gunduz" w:date="2019-05-15T14:06:00Z">
        <w:r>
          <w:rPr>
            <w:rFonts w:ascii="Arial" w:hAnsi="Arial" w:cs="Arial"/>
            <w:sz w:val="20"/>
            <w:szCs w:val="20"/>
          </w:rPr>
          <w:t>p</w:t>
        </w:r>
      </w:ins>
      <w:r w:rsidR="00C54F46" w:rsidRPr="00C54F46">
        <w:rPr>
          <w:rFonts w:ascii="Arial" w:hAnsi="Arial" w:cs="Arial"/>
          <w:sz w:val="20"/>
          <w:szCs w:val="20"/>
        </w:rPr>
        <w:t xml:space="preserve">et şişe su 0.5ml; yeşil şişeli standart 0,25 ml sodalar; çay &amp; simit </w:t>
      </w:r>
      <w:r w:rsidR="002F5DC2">
        <w:rPr>
          <w:rFonts w:ascii="Arial" w:hAnsi="Arial" w:cs="Arial"/>
          <w:sz w:val="20"/>
          <w:szCs w:val="20"/>
        </w:rPr>
        <w:t>&amp; poğaça her biri için İstanbul</w:t>
      </w:r>
      <w:r w:rsidR="00C54F46" w:rsidRPr="00C54F46">
        <w:rPr>
          <w:rFonts w:ascii="Arial" w:hAnsi="Arial" w:cs="Arial"/>
          <w:sz w:val="20"/>
          <w:szCs w:val="20"/>
        </w:rPr>
        <w:t xml:space="preserve"> Şehir Hatları </w:t>
      </w:r>
      <w:proofErr w:type="spellStart"/>
      <w:r w:rsidR="00C54F46" w:rsidRPr="00C54F46">
        <w:rPr>
          <w:rFonts w:ascii="Arial" w:hAnsi="Arial" w:cs="Arial"/>
          <w:sz w:val="20"/>
          <w:szCs w:val="20"/>
        </w:rPr>
        <w:t>A.Ş.’de</w:t>
      </w:r>
      <w:proofErr w:type="spellEnd"/>
      <w:r w:rsidR="00C54F46" w:rsidRPr="00C54F46">
        <w:rPr>
          <w:rFonts w:ascii="Arial" w:hAnsi="Arial" w:cs="Arial"/>
          <w:sz w:val="20"/>
          <w:szCs w:val="20"/>
        </w:rPr>
        <w:t xml:space="preserve"> uygulanan fiyatlar geçerli olmak şartıyla, üst </w:t>
      </w:r>
      <w:proofErr w:type="spellStart"/>
      <w:r w:rsidR="00C54F46" w:rsidRPr="00C54F46">
        <w:rPr>
          <w:rFonts w:ascii="Arial" w:hAnsi="Arial" w:cs="Arial"/>
          <w:sz w:val="20"/>
          <w:szCs w:val="20"/>
        </w:rPr>
        <w:t>segment</w:t>
      </w:r>
      <w:proofErr w:type="spellEnd"/>
      <w:r w:rsidR="00C54F46" w:rsidRPr="00C54F46">
        <w:rPr>
          <w:rFonts w:ascii="Arial" w:hAnsi="Arial" w:cs="Arial"/>
          <w:sz w:val="20"/>
          <w:szCs w:val="20"/>
        </w:rPr>
        <w:t xml:space="preserve"> cam şişe su ve üst </w:t>
      </w:r>
      <w:proofErr w:type="spellStart"/>
      <w:r w:rsidR="00C54F46" w:rsidRPr="00C54F46">
        <w:rPr>
          <w:rFonts w:ascii="Arial" w:hAnsi="Arial" w:cs="Arial"/>
          <w:sz w:val="20"/>
          <w:szCs w:val="20"/>
        </w:rPr>
        <w:t>segment</w:t>
      </w:r>
      <w:proofErr w:type="spellEnd"/>
      <w:r w:rsidR="00C54F46" w:rsidRPr="00C54F46">
        <w:rPr>
          <w:rFonts w:ascii="Arial" w:hAnsi="Arial" w:cs="Arial"/>
          <w:sz w:val="20"/>
          <w:szCs w:val="20"/>
        </w:rPr>
        <w:t xml:space="preserve">/ithal sodaların fiyatlandırmasında Üniversite’nin onayı alınması koşulu ile </w:t>
      </w:r>
      <w:del w:id="28" w:author="Duygu Gunduz" w:date="2019-05-15T14:06:00Z">
        <w:r w:rsidR="00C54F46" w:rsidRPr="00C54F46" w:rsidDel="00F2088C">
          <w:rPr>
            <w:rFonts w:ascii="Arial" w:hAnsi="Arial" w:cs="Arial"/>
            <w:sz w:val="20"/>
            <w:szCs w:val="20"/>
          </w:rPr>
          <w:delText xml:space="preserve">İşletmecinin </w:delText>
        </w:r>
      </w:del>
      <w:r w:rsidR="00C54F46" w:rsidRPr="00C54F46">
        <w:rPr>
          <w:rFonts w:ascii="Arial" w:hAnsi="Arial" w:cs="Arial"/>
          <w:sz w:val="20"/>
          <w:szCs w:val="20"/>
        </w:rPr>
        <w:t>fiyat belirleyebileceğini</w:t>
      </w:r>
      <w:ins w:id="29" w:author="Duygu Gunduz" w:date="2019-05-15T14:06:00Z">
        <w:r>
          <w:rPr>
            <w:rFonts w:ascii="Arial" w:hAnsi="Arial" w:cs="Arial"/>
            <w:sz w:val="20"/>
            <w:szCs w:val="20"/>
          </w:rPr>
          <w:t xml:space="preserve"> kabul, beyan ve taahhüt eder.</w:t>
        </w:r>
      </w:ins>
      <w:del w:id="30" w:author="Duygu Gunduz" w:date="2019-05-15T14:06:00Z">
        <w:r w:rsidR="00C54F46" w:rsidRPr="00C54F46" w:rsidDel="00F2088C">
          <w:rPr>
            <w:rFonts w:ascii="Arial" w:hAnsi="Arial" w:cs="Arial"/>
            <w:sz w:val="20"/>
            <w:szCs w:val="20"/>
          </w:rPr>
          <w:delText xml:space="preserve">, </w:delText>
        </w:r>
      </w:del>
      <w:proofErr w:type="gramEnd"/>
    </w:p>
    <w:p w14:paraId="522AE750" w14:textId="77777777" w:rsidR="00C54F46" w:rsidRPr="00C54F46" w:rsidRDefault="00C54F46" w:rsidP="00C52466">
      <w:pPr>
        <w:numPr>
          <w:ilvl w:val="0"/>
          <w:numId w:val="2"/>
        </w:numPr>
        <w:ind w:left="540" w:hanging="540"/>
        <w:rPr>
          <w:rFonts w:ascii="Arial" w:hAnsi="Arial" w:cs="Arial"/>
          <w:sz w:val="20"/>
          <w:szCs w:val="20"/>
        </w:rPr>
      </w:pPr>
      <w:r w:rsidRPr="00C54F46">
        <w:rPr>
          <w:rFonts w:ascii="Arial" w:hAnsi="Arial" w:cs="Arial"/>
          <w:sz w:val="20"/>
          <w:szCs w:val="20"/>
        </w:rPr>
        <w:t xml:space="preserve">Menülerin Türkçe, İngilizce alfabeli olarak tek menüde çift dilli olarak tüketici satısına göre yeterli sayıda hazırlanacağını taahhüt eder. </w:t>
      </w:r>
    </w:p>
    <w:p w14:paraId="52F8CEA3" w14:textId="77777777" w:rsidR="00C54F46" w:rsidRPr="00C54F46" w:rsidRDefault="00C52466" w:rsidP="00C52466">
      <w:pPr>
        <w:numPr>
          <w:ilvl w:val="0"/>
          <w:numId w:val="2"/>
        </w:numPr>
        <w:ind w:left="540" w:hanging="540"/>
        <w:rPr>
          <w:rFonts w:ascii="Arial" w:hAnsi="Arial" w:cs="Arial"/>
          <w:sz w:val="20"/>
          <w:szCs w:val="20"/>
        </w:rPr>
      </w:pPr>
      <w:r>
        <w:rPr>
          <w:rFonts w:ascii="Arial" w:hAnsi="Arial" w:cs="Arial"/>
          <w:sz w:val="20"/>
          <w:szCs w:val="20"/>
        </w:rPr>
        <w:t>İşletmeci,</w:t>
      </w:r>
      <w:r w:rsidR="00C54F46" w:rsidRPr="00C54F46">
        <w:rPr>
          <w:rFonts w:ascii="Arial" w:hAnsi="Arial" w:cs="Arial"/>
          <w:sz w:val="20"/>
          <w:szCs w:val="20"/>
        </w:rPr>
        <w:t xml:space="preserve"> </w:t>
      </w:r>
      <w:r>
        <w:rPr>
          <w:rFonts w:ascii="Arial" w:hAnsi="Arial" w:cs="Arial"/>
          <w:sz w:val="20"/>
          <w:szCs w:val="20"/>
        </w:rPr>
        <w:t>g</w:t>
      </w:r>
      <w:r w:rsidR="00C54F46" w:rsidRPr="00C54F46">
        <w:rPr>
          <w:rFonts w:ascii="Arial" w:hAnsi="Arial" w:cs="Arial"/>
          <w:sz w:val="20"/>
          <w:szCs w:val="20"/>
        </w:rPr>
        <w:t>örme engelli çalışanlar ve öğrenciler iç</w:t>
      </w:r>
      <w:r>
        <w:rPr>
          <w:rFonts w:ascii="Arial" w:hAnsi="Arial" w:cs="Arial"/>
          <w:sz w:val="20"/>
          <w:szCs w:val="20"/>
        </w:rPr>
        <w:t>in bir adet Braille alfabeli menü</w:t>
      </w:r>
      <w:r w:rsidR="00C54F46" w:rsidRPr="00C54F46">
        <w:rPr>
          <w:rFonts w:ascii="Arial" w:hAnsi="Arial" w:cs="Arial"/>
          <w:sz w:val="20"/>
          <w:szCs w:val="20"/>
        </w:rPr>
        <w:t xml:space="preserve"> bulundurmayı taahhüt eder.</w:t>
      </w:r>
    </w:p>
    <w:p w14:paraId="46DBAC43" w14:textId="77777777" w:rsidR="002F5DC2" w:rsidRDefault="00C54F46" w:rsidP="002F5DC2">
      <w:pPr>
        <w:numPr>
          <w:ilvl w:val="0"/>
          <w:numId w:val="2"/>
        </w:numPr>
        <w:ind w:left="540" w:hanging="540"/>
        <w:rPr>
          <w:rFonts w:ascii="Arial" w:hAnsi="Arial" w:cs="Arial"/>
          <w:sz w:val="20"/>
          <w:szCs w:val="20"/>
        </w:rPr>
      </w:pPr>
      <w:r w:rsidRPr="00C54F46">
        <w:rPr>
          <w:rFonts w:ascii="Arial" w:hAnsi="Arial" w:cs="Arial"/>
          <w:sz w:val="20"/>
          <w:szCs w:val="20"/>
        </w:rPr>
        <w:t xml:space="preserve">BİLGİ tarafından ekli dosyalarda sunulan Türkiye'ye özgü besin ve beslenme rehberindeki ideal gramaj, </w:t>
      </w:r>
      <w:proofErr w:type="spellStart"/>
      <w:r w:rsidRPr="00C54F46">
        <w:rPr>
          <w:rFonts w:ascii="Arial" w:hAnsi="Arial" w:cs="Arial"/>
          <w:sz w:val="20"/>
          <w:szCs w:val="20"/>
        </w:rPr>
        <w:t>proporsiyon</w:t>
      </w:r>
      <w:proofErr w:type="spellEnd"/>
      <w:r w:rsidRPr="00C54F46">
        <w:rPr>
          <w:rFonts w:ascii="Arial" w:hAnsi="Arial" w:cs="Arial"/>
          <w:sz w:val="20"/>
          <w:szCs w:val="20"/>
        </w:rPr>
        <w:t xml:space="preserve"> ve kalori değerlerine sadık kalınarak menülerin ve ürünlerin hazırlanacağını,</w:t>
      </w:r>
      <w:r w:rsidR="00C52466">
        <w:rPr>
          <w:rFonts w:ascii="Arial" w:hAnsi="Arial" w:cs="Arial"/>
          <w:sz w:val="20"/>
          <w:szCs w:val="20"/>
        </w:rPr>
        <w:t xml:space="preserve"> s</w:t>
      </w:r>
      <w:r w:rsidRPr="00C52466">
        <w:rPr>
          <w:rFonts w:ascii="Arial" w:hAnsi="Arial" w:cs="Arial"/>
          <w:sz w:val="20"/>
          <w:szCs w:val="20"/>
        </w:rPr>
        <w:t xml:space="preserve">özleşme süresince işletme ile ilgili azami hizmet verilmesi ve gelir elde edilmesi için </w:t>
      </w:r>
      <w:proofErr w:type="spellStart"/>
      <w:r w:rsidRPr="00C52466">
        <w:rPr>
          <w:rFonts w:ascii="Arial" w:hAnsi="Arial" w:cs="Arial"/>
          <w:sz w:val="20"/>
          <w:szCs w:val="20"/>
        </w:rPr>
        <w:t>BİLGİ’nin</w:t>
      </w:r>
      <w:proofErr w:type="spellEnd"/>
      <w:r w:rsidRPr="00C52466">
        <w:rPr>
          <w:rFonts w:ascii="Arial" w:hAnsi="Arial" w:cs="Arial"/>
          <w:sz w:val="20"/>
          <w:szCs w:val="20"/>
        </w:rPr>
        <w:t xml:space="preserve"> bu yöndeki makul tavsiye ve önerilerine uyacağını kabul, beyan ve taahhüt eder.</w:t>
      </w:r>
    </w:p>
    <w:p w14:paraId="09F53940" w14:textId="61048FC7" w:rsidR="002F5DC2" w:rsidRPr="002F5DC2" w:rsidRDefault="002F5DC2" w:rsidP="00AD5329">
      <w:pPr>
        <w:pStyle w:val="Heading1"/>
        <w:rPr>
          <w:rFonts w:cs="Arial"/>
          <w:szCs w:val="20"/>
          <w:lang w:val="tr-TR"/>
        </w:rPr>
      </w:pPr>
      <w:r w:rsidRPr="002F5DC2">
        <w:lastRenderedPageBreak/>
        <w:t xml:space="preserve">MALİ KOŞULLAR </w:t>
      </w:r>
    </w:p>
    <w:p w14:paraId="2282990F" w14:textId="77777777" w:rsidR="002F5DC2" w:rsidRDefault="002F5DC2" w:rsidP="00A21226">
      <w:pPr>
        <w:pStyle w:val="ListParagraph"/>
        <w:numPr>
          <w:ilvl w:val="0"/>
          <w:numId w:val="3"/>
        </w:numPr>
        <w:spacing w:before="240" w:beforeAutospacing="0" w:after="0" w:afterAutospacing="0"/>
        <w:ind w:left="540" w:hanging="540"/>
        <w:rPr>
          <w:rFonts w:ascii="Arial" w:hAnsi="Arial" w:cs="Arial"/>
          <w:sz w:val="20"/>
          <w:szCs w:val="20"/>
        </w:rPr>
      </w:pPr>
      <w:r w:rsidRPr="002F5DC2">
        <w:rPr>
          <w:rFonts w:ascii="Arial" w:hAnsi="Arial" w:cs="Arial"/>
          <w:sz w:val="20"/>
          <w:szCs w:val="20"/>
        </w:rPr>
        <w:t xml:space="preserve">Sözleşme konusu işletmelerle ile ilgili olarak her türlü sermaye, personel, işletim gideri, vergi, harç vs. giderler </w:t>
      </w:r>
      <w:proofErr w:type="spellStart"/>
      <w:r w:rsidRPr="002F5DC2">
        <w:rPr>
          <w:rFonts w:ascii="Arial" w:hAnsi="Arial" w:cs="Arial"/>
          <w:sz w:val="20"/>
          <w:szCs w:val="20"/>
        </w:rPr>
        <w:t>İşletmeci’nin</w:t>
      </w:r>
      <w:proofErr w:type="spellEnd"/>
      <w:r w:rsidRPr="002F5DC2">
        <w:rPr>
          <w:rFonts w:ascii="Arial" w:hAnsi="Arial" w:cs="Arial"/>
          <w:sz w:val="20"/>
          <w:szCs w:val="20"/>
        </w:rPr>
        <w:t xml:space="preserve"> sorumluluğundadır.</w:t>
      </w:r>
    </w:p>
    <w:p w14:paraId="43BBFA85" w14:textId="77777777"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 xml:space="preserve">İşletmeci </w:t>
      </w:r>
      <w:proofErr w:type="spellStart"/>
      <w:r w:rsidRPr="002F5DC2">
        <w:rPr>
          <w:rFonts w:ascii="Arial" w:hAnsi="Arial" w:cs="Arial"/>
          <w:sz w:val="20"/>
          <w:szCs w:val="20"/>
        </w:rPr>
        <w:t>BİLGİ’ye</w:t>
      </w:r>
      <w:proofErr w:type="spellEnd"/>
      <w:r w:rsidRPr="002F5DC2">
        <w:rPr>
          <w:rFonts w:ascii="Arial" w:hAnsi="Arial" w:cs="Arial"/>
          <w:sz w:val="20"/>
          <w:szCs w:val="20"/>
        </w:rPr>
        <w:t>, aşağıda belirtilen bedeller üzerinden işletim bedeli ödeyeceğini kabul, beyan ve taahhüt eder.</w:t>
      </w:r>
    </w:p>
    <w:p w14:paraId="2BA05E1C" w14:textId="3F7ADDD1"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proofErr w:type="gramStart"/>
      <w:r w:rsidRPr="002F5DC2">
        <w:rPr>
          <w:rFonts w:ascii="Arial" w:hAnsi="Arial" w:cs="Arial"/>
          <w:sz w:val="20"/>
          <w:szCs w:val="20"/>
        </w:rPr>
        <w:t xml:space="preserve">İşletmecinin işbu İşletme Sözleşmesi tahtında </w:t>
      </w:r>
      <w:proofErr w:type="spellStart"/>
      <w:r w:rsidRPr="002F5DC2">
        <w:rPr>
          <w:rFonts w:ascii="Arial" w:hAnsi="Arial" w:cs="Arial"/>
          <w:sz w:val="20"/>
          <w:szCs w:val="20"/>
        </w:rPr>
        <w:t>BİLGİ’ye</w:t>
      </w:r>
      <w:proofErr w:type="spellEnd"/>
      <w:r w:rsidRPr="002F5DC2">
        <w:rPr>
          <w:rFonts w:ascii="Arial" w:hAnsi="Arial" w:cs="Arial"/>
          <w:sz w:val="20"/>
          <w:szCs w:val="20"/>
        </w:rPr>
        <w:t xml:space="preserve"> ödeyeceği aylık işletme bedeli (“Aylık İşletme Bedeli”) </w:t>
      </w:r>
      <w:proofErr w:type="spellStart"/>
      <w:r w:rsidRPr="002F5DC2">
        <w:rPr>
          <w:rFonts w:ascii="Arial" w:hAnsi="Arial" w:cs="Arial"/>
          <w:sz w:val="20"/>
          <w:szCs w:val="20"/>
        </w:rPr>
        <w:t>santralistanbul</w:t>
      </w:r>
      <w:proofErr w:type="spellEnd"/>
      <w:r w:rsidRPr="002F5DC2">
        <w:rPr>
          <w:rFonts w:ascii="Arial" w:hAnsi="Arial" w:cs="Arial"/>
          <w:sz w:val="20"/>
          <w:szCs w:val="20"/>
        </w:rPr>
        <w:t xml:space="preserve">, Kuştepe ve Dolapdere Kampüsleri olmak üzere tüm kampüsler için KDV hariç </w:t>
      </w:r>
      <w:r w:rsidRPr="00D86835">
        <w:rPr>
          <w:sz w:val="22"/>
          <w:highlight w:val="yellow"/>
        </w:rPr>
        <w:t>[●]</w:t>
      </w:r>
      <w:r w:rsidRPr="006853DE" w:rsidDel="00BF5259">
        <w:rPr>
          <w:rFonts w:ascii="Arial" w:hAnsi="Arial" w:cs="Arial"/>
          <w:sz w:val="20"/>
          <w:szCs w:val="20"/>
        </w:rPr>
        <w:t xml:space="preserve"> </w:t>
      </w:r>
      <w:r>
        <w:rPr>
          <w:rFonts w:ascii="Arial" w:hAnsi="Arial" w:cs="Arial"/>
          <w:sz w:val="20"/>
          <w:szCs w:val="20"/>
        </w:rPr>
        <w:t xml:space="preserve"> TL (</w:t>
      </w:r>
      <w:r w:rsidRPr="00D86835">
        <w:rPr>
          <w:sz w:val="22"/>
          <w:highlight w:val="yellow"/>
        </w:rPr>
        <w:t>[●]</w:t>
      </w:r>
      <w:r w:rsidRPr="006853DE" w:rsidDel="00BF5259">
        <w:rPr>
          <w:rFonts w:ascii="Arial" w:hAnsi="Arial" w:cs="Arial"/>
          <w:sz w:val="20"/>
          <w:szCs w:val="20"/>
        </w:rPr>
        <w:t xml:space="preserve"> </w:t>
      </w:r>
      <w:proofErr w:type="spellStart"/>
      <w:r w:rsidRPr="002F5DC2">
        <w:rPr>
          <w:rFonts w:ascii="Arial" w:hAnsi="Arial" w:cs="Arial"/>
          <w:sz w:val="20"/>
          <w:szCs w:val="20"/>
        </w:rPr>
        <w:t>TürkLirası</w:t>
      </w:r>
      <w:proofErr w:type="spellEnd"/>
      <w:r>
        <w:rPr>
          <w:rFonts w:ascii="Arial" w:hAnsi="Arial" w:cs="Arial"/>
          <w:sz w:val="20"/>
          <w:szCs w:val="20"/>
        </w:rPr>
        <w:t xml:space="preserve">) toplamda </w:t>
      </w:r>
      <w:r w:rsidRPr="00D86835">
        <w:rPr>
          <w:sz w:val="22"/>
          <w:highlight w:val="yellow"/>
        </w:rPr>
        <w:t>[●]</w:t>
      </w:r>
      <w:r w:rsidRPr="006853DE" w:rsidDel="00BF5259">
        <w:rPr>
          <w:rFonts w:ascii="Arial" w:hAnsi="Arial" w:cs="Arial"/>
          <w:sz w:val="20"/>
          <w:szCs w:val="20"/>
        </w:rPr>
        <w:t xml:space="preserve"> </w:t>
      </w:r>
      <w:r>
        <w:rPr>
          <w:rFonts w:ascii="Arial" w:hAnsi="Arial" w:cs="Arial"/>
          <w:sz w:val="20"/>
          <w:szCs w:val="20"/>
        </w:rPr>
        <w:t>TL (</w:t>
      </w:r>
      <w:r w:rsidRPr="00D86835">
        <w:rPr>
          <w:sz w:val="22"/>
          <w:highlight w:val="yellow"/>
        </w:rPr>
        <w:t>[●]</w:t>
      </w:r>
      <w:r w:rsidRPr="006853DE" w:rsidDel="00BF5259">
        <w:rPr>
          <w:rFonts w:ascii="Arial" w:hAnsi="Arial" w:cs="Arial"/>
          <w:sz w:val="20"/>
          <w:szCs w:val="20"/>
        </w:rPr>
        <w:t xml:space="preserve"> </w:t>
      </w:r>
      <w:proofErr w:type="spellStart"/>
      <w:r w:rsidRPr="002F5DC2">
        <w:rPr>
          <w:rFonts w:ascii="Arial" w:hAnsi="Arial" w:cs="Arial"/>
          <w:sz w:val="20"/>
          <w:szCs w:val="20"/>
        </w:rPr>
        <w:t>TürkLirası</w:t>
      </w:r>
      <w:proofErr w:type="spellEnd"/>
      <w:r w:rsidRPr="002F5DC2">
        <w:rPr>
          <w:rFonts w:ascii="Arial" w:hAnsi="Arial" w:cs="Arial"/>
          <w:sz w:val="20"/>
          <w:szCs w:val="20"/>
        </w:rPr>
        <w:t xml:space="preserve">) olup, bu tutar her ayın ilk günü </w:t>
      </w:r>
      <w:proofErr w:type="spellStart"/>
      <w:r w:rsidRPr="002F5DC2">
        <w:rPr>
          <w:rFonts w:ascii="Arial" w:hAnsi="Arial" w:cs="Arial"/>
          <w:sz w:val="20"/>
          <w:szCs w:val="20"/>
        </w:rPr>
        <w:t>BİLGİ’nin</w:t>
      </w:r>
      <w:proofErr w:type="spellEnd"/>
      <w:r w:rsidRPr="002F5DC2">
        <w:rPr>
          <w:rFonts w:ascii="Arial" w:hAnsi="Arial" w:cs="Arial"/>
          <w:sz w:val="20"/>
          <w:szCs w:val="20"/>
        </w:rPr>
        <w:t xml:space="preserve"> düzenleyeceği faturanın tebliği ile en çok 5</w:t>
      </w:r>
      <w:r>
        <w:rPr>
          <w:rFonts w:ascii="Arial" w:hAnsi="Arial" w:cs="Arial"/>
          <w:sz w:val="20"/>
          <w:szCs w:val="20"/>
        </w:rPr>
        <w:t xml:space="preserve"> (beş)</w:t>
      </w:r>
      <w:r w:rsidRPr="002F5DC2">
        <w:rPr>
          <w:rFonts w:ascii="Arial" w:hAnsi="Arial" w:cs="Arial"/>
          <w:sz w:val="20"/>
          <w:szCs w:val="20"/>
        </w:rPr>
        <w:t xml:space="preserve"> gün içinde İşletmeci tarafından </w:t>
      </w:r>
      <w:proofErr w:type="spellStart"/>
      <w:r w:rsidRPr="002F5DC2">
        <w:rPr>
          <w:rFonts w:ascii="Arial" w:hAnsi="Arial" w:cs="Arial"/>
          <w:sz w:val="20"/>
          <w:szCs w:val="20"/>
        </w:rPr>
        <w:t>BİLGİ’ye</w:t>
      </w:r>
      <w:proofErr w:type="spellEnd"/>
      <w:r w:rsidRPr="002F5DC2">
        <w:rPr>
          <w:rFonts w:ascii="Arial" w:hAnsi="Arial" w:cs="Arial"/>
          <w:sz w:val="20"/>
          <w:szCs w:val="20"/>
        </w:rPr>
        <w:t xml:space="preserve"> ait aşağıda bilgileri yer alan banka hesabına nakden ve defaten ödenecektir. </w:t>
      </w:r>
      <w:proofErr w:type="gramEnd"/>
    </w:p>
    <w:p w14:paraId="60450CDD" w14:textId="3097F42F" w:rsidR="002F5DC2" w:rsidRPr="00876F24" w:rsidRDefault="002F5DC2" w:rsidP="002C71C4">
      <w:pPr>
        <w:pStyle w:val="ListParagraph"/>
        <w:numPr>
          <w:ilvl w:val="0"/>
          <w:numId w:val="3"/>
        </w:numPr>
        <w:spacing w:before="0" w:beforeAutospacing="0" w:after="0" w:afterAutospacing="0"/>
        <w:ind w:left="540" w:hanging="540"/>
        <w:rPr>
          <w:rFonts w:ascii="Arial" w:hAnsi="Arial" w:cs="Arial"/>
          <w:sz w:val="20"/>
          <w:szCs w:val="20"/>
        </w:rPr>
      </w:pPr>
      <w:proofErr w:type="gramStart"/>
      <w:r w:rsidRPr="00876F24">
        <w:rPr>
          <w:rFonts w:ascii="Arial" w:hAnsi="Arial" w:cs="Arial"/>
          <w:sz w:val="20"/>
          <w:szCs w:val="20"/>
        </w:rPr>
        <w:t>Sözleşme süresi boyunca, ilk sözleşme yılını müteakip</w:t>
      </w:r>
      <w:r w:rsidR="00B15A9E" w:rsidRPr="00876F24">
        <w:rPr>
          <w:rFonts w:ascii="Arial" w:hAnsi="Arial" w:cs="Arial"/>
          <w:sz w:val="20"/>
          <w:szCs w:val="20"/>
        </w:rPr>
        <w:t xml:space="preserve"> </w:t>
      </w:r>
      <w:r w:rsidRPr="00876F24">
        <w:rPr>
          <w:rFonts w:ascii="Arial" w:hAnsi="Arial" w:cs="Arial"/>
          <w:sz w:val="20"/>
          <w:szCs w:val="20"/>
        </w:rPr>
        <w:t xml:space="preserve">her </w:t>
      </w:r>
      <w:r w:rsidR="00876F24" w:rsidRPr="00876F24">
        <w:rPr>
          <w:rFonts w:ascii="Arial" w:hAnsi="Arial" w:cs="Arial"/>
          <w:sz w:val="20"/>
          <w:szCs w:val="20"/>
        </w:rPr>
        <w:t>altı ayda bir 1 Şubat</w:t>
      </w:r>
      <w:r w:rsidR="00E63A76" w:rsidRPr="00876F24">
        <w:rPr>
          <w:rFonts w:ascii="Arial" w:hAnsi="Arial" w:cs="Arial"/>
          <w:sz w:val="20"/>
          <w:szCs w:val="20"/>
        </w:rPr>
        <w:t xml:space="preserve"> ve </w:t>
      </w:r>
      <w:r w:rsidR="00876F24" w:rsidRPr="00876F24">
        <w:rPr>
          <w:rFonts w:ascii="Arial" w:hAnsi="Arial" w:cs="Arial"/>
          <w:sz w:val="20"/>
          <w:szCs w:val="20"/>
        </w:rPr>
        <w:t>1 Ağustos tarihleri itibariyle geçerli olmak kaydıyla</w:t>
      </w:r>
      <w:r w:rsidRPr="00876F24">
        <w:rPr>
          <w:rFonts w:ascii="Arial" w:hAnsi="Arial" w:cs="Arial"/>
          <w:sz w:val="20"/>
          <w:szCs w:val="20"/>
        </w:rPr>
        <w:t xml:space="preserve">, aylık işletme bedeli, </w:t>
      </w:r>
      <w:r w:rsidR="00876F24" w:rsidRPr="00876F24">
        <w:rPr>
          <w:rFonts w:ascii="Arial" w:hAnsi="Arial" w:cs="Arial"/>
          <w:sz w:val="20"/>
          <w:szCs w:val="20"/>
        </w:rPr>
        <w:t xml:space="preserve">Aralık ve Haziran ayları </w:t>
      </w:r>
      <w:r w:rsidR="00E63A76" w:rsidRPr="00876F24">
        <w:rPr>
          <w:rFonts w:ascii="Arial" w:hAnsi="Arial" w:cs="Arial"/>
          <w:sz w:val="20"/>
          <w:szCs w:val="20"/>
        </w:rPr>
        <w:t>kapanışına</w:t>
      </w:r>
      <w:r w:rsidRPr="00876F24">
        <w:rPr>
          <w:rFonts w:ascii="Arial" w:hAnsi="Arial" w:cs="Arial"/>
          <w:sz w:val="20"/>
          <w:szCs w:val="20"/>
        </w:rPr>
        <w:t xml:space="preserve"> ilişkin a</w:t>
      </w:r>
      <w:r w:rsidR="00876F24" w:rsidRPr="00876F24">
        <w:rPr>
          <w:rFonts w:ascii="Arial" w:hAnsi="Arial" w:cs="Arial"/>
          <w:sz w:val="20"/>
          <w:szCs w:val="20"/>
        </w:rPr>
        <w:t xml:space="preserve">çıklanan TÜİK verileri ışığında, Tüketici Fiyat Endeksi ve bu endeksin içerisinde yer alan Alkolsüz İçecekler Endeksi verilerinin 6 aylık (bir önceki değişiklikten itibaren) değişimlerinin aritmetik ortalamasında olmak koşulu ile güncellenecektir. </w:t>
      </w:r>
      <w:proofErr w:type="gramEnd"/>
      <w:r w:rsidR="00876F24" w:rsidRPr="00876F24">
        <w:rPr>
          <w:rFonts w:ascii="Arial" w:hAnsi="Arial" w:cs="Arial"/>
          <w:sz w:val="20"/>
          <w:szCs w:val="20"/>
        </w:rPr>
        <w:t xml:space="preserve">Eylül 2019'da herhangi bir fiyat değişikliği olmayacaktır. İlk fiyat güncellemesi 1 </w:t>
      </w:r>
      <w:proofErr w:type="gramStart"/>
      <w:r w:rsidR="00876F24" w:rsidRPr="00876F24">
        <w:rPr>
          <w:rFonts w:ascii="Arial" w:hAnsi="Arial" w:cs="Arial"/>
          <w:sz w:val="20"/>
          <w:szCs w:val="20"/>
        </w:rPr>
        <w:t>Şubat  2020</w:t>
      </w:r>
      <w:proofErr w:type="gramEnd"/>
      <w:r w:rsidR="00876F24" w:rsidRPr="00876F24">
        <w:rPr>
          <w:rFonts w:ascii="Arial" w:hAnsi="Arial" w:cs="Arial"/>
          <w:sz w:val="20"/>
          <w:szCs w:val="20"/>
        </w:rPr>
        <w:t xml:space="preserve"> itibariyle geçerli olacaktır. </w:t>
      </w:r>
      <w:r w:rsidRPr="00876F24">
        <w:rPr>
          <w:rFonts w:ascii="Arial" w:hAnsi="Arial" w:cs="Arial"/>
          <w:sz w:val="20"/>
          <w:szCs w:val="20"/>
        </w:rPr>
        <w:t xml:space="preserve">Şu kadar ki, sözleşme süresinin 4. yıla uzaması durumunda, </w:t>
      </w:r>
      <w:r w:rsidR="00E63A76" w:rsidRPr="00876F24">
        <w:rPr>
          <w:rFonts w:ascii="Arial" w:hAnsi="Arial" w:cs="Arial"/>
          <w:sz w:val="20"/>
          <w:szCs w:val="20"/>
        </w:rPr>
        <w:t xml:space="preserve">TÜFE ile Gıda ve Alkolsüz İçecek Endeksi </w:t>
      </w:r>
      <w:r w:rsidRPr="00876F24">
        <w:rPr>
          <w:rFonts w:ascii="Arial" w:hAnsi="Arial" w:cs="Arial"/>
          <w:sz w:val="20"/>
          <w:szCs w:val="20"/>
        </w:rPr>
        <w:t xml:space="preserve">ortalaması + %3 oranında artış yapacaklardır. 5.yıla uzaması halinde güncel işletme bedelinin TÜİK verileri ışığında yıllık değişim </w:t>
      </w:r>
      <w:r w:rsidR="00E63A76" w:rsidRPr="00876F24">
        <w:rPr>
          <w:rFonts w:ascii="Arial" w:hAnsi="Arial" w:cs="Arial"/>
          <w:sz w:val="20"/>
          <w:szCs w:val="20"/>
        </w:rPr>
        <w:t xml:space="preserve">TÜFE ile Gıda ve Alkolsüz İçecek Endeksi </w:t>
      </w:r>
      <w:r w:rsidRPr="00876F24">
        <w:rPr>
          <w:rFonts w:ascii="Arial" w:hAnsi="Arial" w:cs="Arial"/>
          <w:sz w:val="20"/>
          <w:szCs w:val="20"/>
        </w:rPr>
        <w:t xml:space="preserve">ortalaması üzerine +%2 oranında artış yapılacaktır. </w:t>
      </w:r>
    </w:p>
    <w:p w14:paraId="3CE67355" w14:textId="77777777"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 xml:space="preserve">İşletmeci, Aylık İşletme </w:t>
      </w:r>
      <w:proofErr w:type="spellStart"/>
      <w:r w:rsidRPr="002F5DC2">
        <w:rPr>
          <w:rFonts w:ascii="Arial" w:hAnsi="Arial" w:cs="Arial"/>
          <w:sz w:val="20"/>
          <w:szCs w:val="20"/>
        </w:rPr>
        <w:t>Bedeli’ne</w:t>
      </w:r>
      <w:proofErr w:type="spellEnd"/>
      <w:r w:rsidRPr="002F5DC2">
        <w:rPr>
          <w:rFonts w:ascii="Arial" w:hAnsi="Arial" w:cs="Arial"/>
          <w:sz w:val="20"/>
          <w:szCs w:val="20"/>
        </w:rPr>
        <w:t xml:space="preserve"> ilaveten, Sözleşme’nin imzalanmasını müteakip bir hafta içerisinde, bir kereye mahsus olmak üzere, </w:t>
      </w:r>
      <w:proofErr w:type="spellStart"/>
      <w:r w:rsidRPr="002F5DC2">
        <w:rPr>
          <w:rFonts w:ascii="Arial" w:hAnsi="Arial" w:cs="Arial"/>
          <w:sz w:val="20"/>
          <w:szCs w:val="20"/>
        </w:rPr>
        <w:t>BİLGİ’ye</w:t>
      </w:r>
      <w:proofErr w:type="spellEnd"/>
      <w:r w:rsidRPr="002F5DC2">
        <w:rPr>
          <w:rFonts w:ascii="Arial" w:hAnsi="Arial" w:cs="Arial"/>
          <w:sz w:val="20"/>
          <w:szCs w:val="20"/>
        </w:rPr>
        <w:t xml:space="preserve"> KDV hariç </w:t>
      </w:r>
      <w:r w:rsidRPr="002F5DC2">
        <w:rPr>
          <w:sz w:val="22"/>
          <w:highlight w:val="yellow"/>
        </w:rPr>
        <w:t>[●]</w:t>
      </w:r>
      <w:r w:rsidRPr="002F5DC2" w:rsidDel="00BF5259">
        <w:rPr>
          <w:rFonts w:ascii="Arial" w:hAnsi="Arial" w:cs="Arial"/>
          <w:sz w:val="20"/>
          <w:szCs w:val="20"/>
        </w:rPr>
        <w:t xml:space="preserve"> </w:t>
      </w:r>
      <w:r w:rsidRPr="002F5DC2">
        <w:rPr>
          <w:rFonts w:ascii="Arial" w:hAnsi="Arial" w:cs="Arial"/>
          <w:sz w:val="20"/>
          <w:szCs w:val="20"/>
        </w:rPr>
        <w:t>TL (</w:t>
      </w:r>
      <w:r w:rsidRPr="002F5DC2">
        <w:rPr>
          <w:sz w:val="22"/>
          <w:highlight w:val="yellow"/>
        </w:rPr>
        <w:t>[●]</w:t>
      </w:r>
      <w:r w:rsidRPr="002F5DC2" w:rsidDel="00BF5259">
        <w:rPr>
          <w:rFonts w:ascii="Arial" w:hAnsi="Arial" w:cs="Arial"/>
          <w:sz w:val="20"/>
          <w:szCs w:val="20"/>
        </w:rPr>
        <w:t xml:space="preserve"> </w:t>
      </w:r>
      <w:proofErr w:type="spellStart"/>
      <w:r w:rsidRPr="002F5DC2">
        <w:rPr>
          <w:rFonts w:ascii="Arial" w:hAnsi="Arial" w:cs="Arial"/>
          <w:sz w:val="20"/>
          <w:szCs w:val="20"/>
        </w:rPr>
        <w:t>TürkLirası</w:t>
      </w:r>
      <w:proofErr w:type="spellEnd"/>
      <w:r w:rsidRPr="002F5DC2">
        <w:rPr>
          <w:rFonts w:ascii="Arial" w:hAnsi="Arial" w:cs="Arial"/>
          <w:sz w:val="20"/>
          <w:szCs w:val="20"/>
        </w:rPr>
        <w:t xml:space="preserve">) (tüm kampüsler için) İşletme Bedeli ödeyecektir. İşbu sözleşmenin herhangi bir nedenle feshedilmesi halinde İşletmeci tarafından ödenmiş olan bu bedelin fesih tarihinden sözleşmenin sona ereceği tarihe kadar olan süreye tekabül eden kısmı kıstelyevm olarak İşletmeciye nakden ve defaten iade edilecektir. </w:t>
      </w:r>
    </w:p>
    <w:p w14:paraId="70847BC0" w14:textId="77777777"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 xml:space="preserve">İşletmeci, </w:t>
      </w:r>
      <w:proofErr w:type="spellStart"/>
      <w:r w:rsidRPr="002F5DC2">
        <w:rPr>
          <w:rFonts w:ascii="Arial" w:hAnsi="Arial" w:cs="Arial"/>
          <w:sz w:val="20"/>
          <w:szCs w:val="20"/>
        </w:rPr>
        <w:t>BİLGİ’nin</w:t>
      </w:r>
      <w:proofErr w:type="spellEnd"/>
      <w:r w:rsidRPr="002F5DC2">
        <w:rPr>
          <w:rFonts w:ascii="Arial" w:hAnsi="Arial" w:cs="Arial"/>
          <w:sz w:val="20"/>
          <w:szCs w:val="20"/>
        </w:rPr>
        <w:t xml:space="preserve"> yazılı onayını almak kaydı ve işbu Sözleşme’nin konusunu oluşturan alanda yer alacak şekilde kendi faaliyetlerini destekleyecek / kendisine gelir yaratabilecek </w:t>
      </w:r>
      <w:proofErr w:type="gramStart"/>
      <w:r w:rsidRPr="002F5DC2">
        <w:rPr>
          <w:rFonts w:ascii="Arial" w:hAnsi="Arial" w:cs="Arial"/>
          <w:sz w:val="20"/>
          <w:szCs w:val="20"/>
        </w:rPr>
        <w:t>sponsorlar</w:t>
      </w:r>
      <w:proofErr w:type="gramEnd"/>
      <w:r w:rsidRPr="002F5DC2">
        <w:rPr>
          <w:rFonts w:ascii="Arial" w:hAnsi="Arial" w:cs="Arial"/>
          <w:sz w:val="20"/>
          <w:szCs w:val="20"/>
        </w:rPr>
        <w:t xml:space="preserve"> edinme hakkına sahiptir. Bu şekilde elde edilecek </w:t>
      </w:r>
      <w:proofErr w:type="gramStart"/>
      <w:r w:rsidRPr="002F5DC2">
        <w:rPr>
          <w:rFonts w:ascii="Arial" w:hAnsi="Arial" w:cs="Arial"/>
          <w:sz w:val="20"/>
          <w:szCs w:val="20"/>
        </w:rPr>
        <w:t>sponsorluk</w:t>
      </w:r>
      <w:proofErr w:type="gramEnd"/>
      <w:r w:rsidRPr="002F5DC2">
        <w:rPr>
          <w:rFonts w:ascii="Arial" w:hAnsi="Arial" w:cs="Arial"/>
          <w:sz w:val="20"/>
          <w:szCs w:val="20"/>
        </w:rPr>
        <w:t xml:space="preserve"> gelirleri taraflar arasında eşit oranda pay edilecektir.</w:t>
      </w:r>
    </w:p>
    <w:p w14:paraId="37A40976" w14:textId="77777777"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 xml:space="preserve">İşletmeci, </w:t>
      </w:r>
      <w:proofErr w:type="spellStart"/>
      <w:r w:rsidRPr="002F5DC2">
        <w:rPr>
          <w:rFonts w:ascii="Arial" w:hAnsi="Arial" w:cs="Arial"/>
          <w:sz w:val="20"/>
          <w:szCs w:val="20"/>
        </w:rPr>
        <w:t>BİLGİ’den</w:t>
      </w:r>
      <w:proofErr w:type="spellEnd"/>
      <w:r w:rsidRPr="002F5DC2">
        <w:rPr>
          <w:rFonts w:ascii="Arial" w:hAnsi="Arial" w:cs="Arial"/>
          <w:sz w:val="20"/>
          <w:szCs w:val="20"/>
        </w:rPr>
        <w:t xml:space="preserve"> yazılı onayını alarak işletmelerde organizasyon düzenleyebilir.  Tüm organizasyonlar için; BİLGİ ve İŞLETMECİ bu organizasyon için SABİT PROJE GELİRİ kararlaştırabileceği gibi, SABİT PROJE GELİRİ yerine; İŞLETMECİ ve BİLGİ yapılan organizasyona ait tüm maliyetlerinden sonra kalması planlanan karından eşit paylaşılacak şekilde PROJE GELİR PAYI kararlaştırabilir. Bu husus organizasyonun mevcut koşulları altında ek bir protokol ile düzenleme altına alınacaktır.</w:t>
      </w:r>
    </w:p>
    <w:p w14:paraId="0FAD4B26" w14:textId="77777777"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İşletmeci, işbu sözleşmenin imza tarihini takiben en geç 10</w:t>
      </w:r>
      <w:r>
        <w:rPr>
          <w:rFonts w:ascii="Arial" w:hAnsi="Arial" w:cs="Arial"/>
          <w:sz w:val="20"/>
          <w:szCs w:val="20"/>
        </w:rPr>
        <w:t xml:space="preserve"> (on)</w:t>
      </w:r>
      <w:r w:rsidRPr="002F5DC2">
        <w:rPr>
          <w:rFonts w:ascii="Arial" w:hAnsi="Arial" w:cs="Arial"/>
          <w:sz w:val="20"/>
          <w:szCs w:val="20"/>
        </w:rPr>
        <w:t xml:space="preserve"> iş günü i</w:t>
      </w:r>
      <w:r>
        <w:rPr>
          <w:rFonts w:ascii="Arial" w:hAnsi="Arial" w:cs="Arial"/>
          <w:sz w:val="20"/>
          <w:szCs w:val="20"/>
        </w:rPr>
        <w:t>çerisinde sözleşme bedelinin %</w:t>
      </w:r>
      <w:r w:rsidRPr="00D86835">
        <w:rPr>
          <w:sz w:val="22"/>
          <w:highlight w:val="yellow"/>
        </w:rPr>
        <w:t>[●]</w:t>
      </w:r>
      <w:r>
        <w:rPr>
          <w:rFonts w:ascii="Arial" w:hAnsi="Arial" w:cs="Arial"/>
          <w:sz w:val="20"/>
          <w:szCs w:val="20"/>
        </w:rPr>
        <w:t>’</w:t>
      </w:r>
      <w:r w:rsidRPr="002F5DC2">
        <w:rPr>
          <w:rFonts w:ascii="Arial" w:hAnsi="Arial" w:cs="Arial"/>
          <w:sz w:val="20"/>
          <w:szCs w:val="20"/>
        </w:rPr>
        <w:t xml:space="preserve">ne tekabül eden toplam </w:t>
      </w:r>
      <w:r w:rsidRPr="00D86835">
        <w:rPr>
          <w:sz w:val="22"/>
          <w:highlight w:val="yellow"/>
        </w:rPr>
        <w:t>[●]</w:t>
      </w:r>
      <w:r w:rsidRPr="006853DE" w:rsidDel="00BF5259">
        <w:rPr>
          <w:rFonts w:ascii="Arial" w:hAnsi="Arial" w:cs="Arial"/>
          <w:sz w:val="20"/>
          <w:szCs w:val="20"/>
        </w:rPr>
        <w:t xml:space="preserve"> </w:t>
      </w:r>
      <w:r>
        <w:rPr>
          <w:rFonts w:ascii="Arial" w:hAnsi="Arial" w:cs="Arial"/>
          <w:sz w:val="20"/>
          <w:szCs w:val="20"/>
        </w:rPr>
        <w:t xml:space="preserve">TL </w:t>
      </w:r>
      <w:r w:rsidRPr="002F5DC2">
        <w:rPr>
          <w:rFonts w:ascii="Arial" w:hAnsi="Arial" w:cs="Arial"/>
          <w:sz w:val="20"/>
          <w:szCs w:val="20"/>
        </w:rPr>
        <w:t>(</w:t>
      </w:r>
      <w:r w:rsidRPr="00D86835">
        <w:rPr>
          <w:sz w:val="22"/>
          <w:highlight w:val="yellow"/>
        </w:rPr>
        <w:t>[●]</w:t>
      </w:r>
      <w:r w:rsidRPr="006853DE" w:rsidDel="00BF5259">
        <w:rPr>
          <w:rFonts w:ascii="Arial" w:hAnsi="Arial" w:cs="Arial"/>
          <w:sz w:val="20"/>
          <w:szCs w:val="20"/>
        </w:rPr>
        <w:t xml:space="preserve"> </w:t>
      </w:r>
      <w:proofErr w:type="spellStart"/>
      <w:r w:rsidRPr="002F5DC2">
        <w:rPr>
          <w:rFonts w:ascii="Arial" w:hAnsi="Arial" w:cs="Arial"/>
          <w:sz w:val="20"/>
          <w:szCs w:val="20"/>
        </w:rPr>
        <w:t>TürkLirası</w:t>
      </w:r>
      <w:proofErr w:type="spellEnd"/>
      <w:r w:rsidRPr="002F5DC2">
        <w:rPr>
          <w:rFonts w:ascii="Arial" w:hAnsi="Arial" w:cs="Arial"/>
          <w:sz w:val="20"/>
          <w:szCs w:val="20"/>
        </w:rPr>
        <w:t xml:space="preserve">) tutarında </w:t>
      </w:r>
      <w:proofErr w:type="spellStart"/>
      <w:r w:rsidRPr="002F5DC2">
        <w:rPr>
          <w:rFonts w:ascii="Arial" w:hAnsi="Arial" w:cs="Arial"/>
          <w:sz w:val="20"/>
          <w:szCs w:val="20"/>
        </w:rPr>
        <w:t>BİLGİ’nin</w:t>
      </w:r>
      <w:proofErr w:type="spellEnd"/>
      <w:r w:rsidRPr="002F5DC2">
        <w:rPr>
          <w:rFonts w:ascii="Arial" w:hAnsi="Arial" w:cs="Arial"/>
          <w:sz w:val="20"/>
          <w:szCs w:val="20"/>
        </w:rPr>
        <w:t xml:space="preserve"> kabul edeceği </w:t>
      </w:r>
      <w:r w:rsidRPr="002F5DC2">
        <w:rPr>
          <w:rFonts w:ascii="Arial" w:hAnsi="Arial" w:cs="Arial"/>
          <w:sz w:val="20"/>
          <w:szCs w:val="20"/>
        </w:rPr>
        <w:lastRenderedPageBreak/>
        <w:t>muteber bir Türk Bankası tarafından düzenlenecek kesin, süresiz, şartsız, ilk talepte ödemeli ve gayrikabili rücu banka teminat mektubu vermeyi kabul, beyan ve taahhüt eder.</w:t>
      </w:r>
    </w:p>
    <w:p w14:paraId="79835563" w14:textId="51636CB6"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 xml:space="preserve">Elektrik, Su, Doğalgaz, Atık su ve benzeri ihtiyaçların sağlanması nedeniyle doğacak masraflar </w:t>
      </w:r>
      <w:proofErr w:type="spellStart"/>
      <w:r w:rsidRPr="002F5DC2">
        <w:rPr>
          <w:rFonts w:ascii="Arial" w:hAnsi="Arial" w:cs="Arial"/>
          <w:sz w:val="20"/>
          <w:szCs w:val="20"/>
        </w:rPr>
        <w:t>İşletmeci’nin</w:t>
      </w:r>
      <w:proofErr w:type="spellEnd"/>
      <w:r w:rsidRPr="002F5DC2">
        <w:rPr>
          <w:rFonts w:ascii="Arial" w:hAnsi="Arial" w:cs="Arial"/>
          <w:sz w:val="20"/>
          <w:szCs w:val="20"/>
        </w:rPr>
        <w:t xml:space="preserve"> sorumluluğundadır. BİLGİ bu tip ihtiyaçların İşletmeci kullanımı için ilgili alanların girişine kadar getirilmesi sorumluluğunu taşır. İşletmeci aylık olarak tüketim bedellerini </w:t>
      </w:r>
      <w:proofErr w:type="spellStart"/>
      <w:r w:rsidRPr="002F5DC2">
        <w:rPr>
          <w:rFonts w:ascii="Arial" w:hAnsi="Arial" w:cs="Arial"/>
          <w:sz w:val="20"/>
          <w:szCs w:val="20"/>
        </w:rPr>
        <w:t>BİLGİ’ye</w:t>
      </w:r>
      <w:proofErr w:type="spellEnd"/>
      <w:r w:rsidRPr="002F5DC2">
        <w:rPr>
          <w:rFonts w:ascii="Arial" w:hAnsi="Arial" w:cs="Arial"/>
          <w:sz w:val="20"/>
          <w:szCs w:val="20"/>
        </w:rPr>
        <w:t xml:space="preserve"> fatura mukabili ödeyecektir. </w:t>
      </w:r>
    </w:p>
    <w:p w14:paraId="0C74AD7F" w14:textId="45B86E54" w:rsidR="002F5DC2" w:rsidRDefault="002F5DC2" w:rsidP="002F5DC2">
      <w:pPr>
        <w:pStyle w:val="ListParagraph"/>
        <w:numPr>
          <w:ilvl w:val="0"/>
          <w:numId w:val="3"/>
        </w:numPr>
        <w:spacing w:before="0" w:beforeAutospacing="0" w:after="0" w:afterAutospacing="0"/>
        <w:ind w:left="540" w:hanging="540"/>
        <w:rPr>
          <w:rFonts w:ascii="Arial" w:hAnsi="Arial" w:cs="Arial"/>
          <w:sz w:val="20"/>
          <w:szCs w:val="20"/>
        </w:rPr>
      </w:pPr>
      <w:r w:rsidRPr="002F5DC2">
        <w:rPr>
          <w:rFonts w:ascii="Arial" w:hAnsi="Arial" w:cs="Arial"/>
          <w:sz w:val="20"/>
          <w:szCs w:val="20"/>
        </w:rPr>
        <w:t xml:space="preserve">İşletmeci BİLGİ tarafından kendisine tevdi edilen yukarıda sayılı masraflara ilişkin faturaları faturanın tevdiinden itibaren en geç 7 </w:t>
      </w:r>
      <w:r>
        <w:rPr>
          <w:rFonts w:ascii="Arial" w:hAnsi="Arial" w:cs="Arial"/>
          <w:sz w:val="20"/>
          <w:szCs w:val="20"/>
        </w:rPr>
        <w:t xml:space="preserve">(yedi) </w:t>
      </w:r>
      <w:r w:rsidRPr="002F5DC2">
        <w:rPr>
          <w:rFonts w:ascii="Arial" w:hAnsi="Arial" w:cs="Arial"/>
          <w:sz w:val="20"/>
          <w:szCs w:val="20"/>
        </w:rPr>
        <w:t xml:space="preserve">gün içerisinde </w:t>
      </w:r>
      <w:proofErr w:type="spellStart"/>
      <w:r w:rsidRPr="002F5DC2">
        <w:rPr>
          <w:rFonts w:ascii="Arial" w:hAnsi="Arial" w:cs="Arial"/>
          <w:sz w:val="20"/>
          <w:szCs w:val="20"/>
        </w:rPr>
        <w:t>BİLGİ’nin</w:t>
      </w:r>
      <w:proofErr w:type="spellEnd"/>
      <w:r w:rsidRPr="002F5DC2">
        <w:rPr>
          <w:rFonts w:ascii="Arial" w:hAnsi="Arial" w:cs="Arial"/>
          <w:sz w:val="20"/>
          <w:szCs w:val="20"/>
        </w:rPr>
        <w:t xml:space="preserve"> aşağıda belirtilen banka hesabına nakden ve peşin olarak yatırılacaktır. İşletme bedelinin süresi içerisinde ödenmemesi halinde herhangi bir İhtar ve ihbara gerek kalmaksızın aylık TCMB Borç Verme Faizi + 2 (İki) puan gecikme faizi yürütecek olup ödemenin zamanında yapılmaması durumunda BİLGİ ek bir ihtara gerek kalmaksızın elektrik, su, doğalgaz tedarikini kesme hakkını haizdir. </w:t>
      </w:r>
    </w:p>
    <w:p w14:paraId="4F6D7737" w14:textId="77777777" w:rsidR="00B15A9E" w:rsidRDefault="00B15A9E" w:rsidP="00B15A9E">
      <w:pPr>
        <w:pStyle w:val="ListParagraph"/>
        <w:spacing w:before="0" w:beforeAutospacing="0" w:after="0" w:afterAutospacing="0"/>
        <w:ind w:left="540"/>
        <w:rPr>
          <w:rFonts w:ascii="Arial" w:hAnsi="Arial" w:cs="Arial"/>
          <w:sz w:val="20"/>
          <w:szCs w:val="20"/>
        </w:rPr>
      </w:pPr>
    </w:p>
    <w:p w14:paraId="7EC62E34" w14:textId="487C7BCF" w:rsidR="002F5DC2" w:rsidRPr="002F5DC2" w:rsidRDefault="002F5DC2" w:rsidP="002F5DC2">
      <w:pPr>
        <w:pStyle w:val="ListParagraph"/>
        <w:spacing w:before="0" w:beforeAutospacing="0" w:after="0" w:afterAutospacing="0"/>
        <w:ind w:left="540"/>
        <w:rPr>
          <w:rFonts w:ascii="Arial" w:hAnsi="Arial" w:cs="Arial"/>
          <w:sz w:val="20"/>
          <w:szCs w:val="20"/>
        </w:rPr>
      </w:pPr>
      <w:r w:rsidRPr="002F5DC2">
        <w:rPr>
          <w:rFonts w:ascii="Arial" w:hAnsi="Arial" w:cs="Arial"/>
          <w:sz w:val="20"/>
          <w:szCs w:val="20"/>
        </w:rPr>
        <w:t xml:space="preserve">Banka Hesap Bilgileri </w:t>
      </w:r>
    </w:p>
    <w:p w14:paraId="13E77110" w14:textId="5E42EC9F" w:rsidR="002F5DC2" w:rsidRPr="002F5DC2" w:rsidRDefault="002F5DC2" w:rsidP="002F5DC2">
      <w:pPr>
        <w:spacing w:before="0" w:beforeAutospacing="0" w:after="0" w:afterAutospacing="0"/>
        <w:ind w:firstLine="540"/>
        <w:rPr>
          <w:rFonts w:ascii="Arial" w:hAnsi="Arial" w:cs="Arial"/>
          <w:sz w:val="20"/>
          <w:szCs w:val="20"/>
        </w:rPr>
      </w:pPr>
      <w:r>
        <w:rPr>
          <w:rFonts w:ascii="Arial" w:hAnsi="Arial" w:cs="Arial"/>
          <w:sz w:val="20"/>
          <w:szCs w:val="20"/>
        </w:rPr>
        <w:t>H</w:t>
      </w:r>
      <w:r w:rsidRPr="002F5DC2">
        <w:rPr>
          <w:rFonts w:ascii="Arial" w:hAnsi="Arial" w:cs="Arial"/>
          <w:sz w:val="20"/>
          <w:szCs w:val="20"/>
        </w:rPr>
        <w:t>esap sahibi</w:t>
      </w:r>
      <w:r>
        <w:rPr>
          <w:rFonts w:ascii="Arial" w:hAnsi="Arial" w:cs="Arial"/>
          <w:sz w:val="20"/>
          <w:szCs w:val="20"/>
        </w:rPr>
        <w:tab/>
      </w:r>
      <w:r>
        <w:rPr>
          <w:rFonts w:ascii="Arial" w:hAnsi="Arial" w:cs="Arial"/>
          <w:sz w:val="20"/>
          <w:szCs w:val="20"/>
        </w:rPr>
        <w:tab/>
      </w:r>
      <w:r w:rsidRPr="002F5DC2">
        <w:rPr>
          <w:rFonts w:ascii="Arial" w:hAnsi="Arial" w:cs="Arial"/>
          <w:sz w:val="20"/>
          <w:szCs w:val="20"/>
        </w:rPr>
        <w:t>: İstanbul Bilgi Üniversitesi İktisadi İşletmesi</w:t>
      </w:r>
    </w:p>
    <w:p w14:paraId="30E92324" w14:textId="7A1B3F25" w:rsidR="002F5DC2" w:rsidRPr="002F5DC2" w:rsidRDefault="002F5DC2" w:rsidP="002F5DC2">
      <w:pPr>
        <w:spacing w:before="0" w:beforeAutospacing="0" w:after="0" w:afterAutospacing="0"/>
        <w:ind w:firstLine="540"/>
        <w:rPr>
          <w:rFonts w:ascii="Arial" w:hAnsi="Arial" w:cs="Arial"/>
          <w:sz w:val="20"/>
          <w:szCs w:val="20"/>
        </w:rPr>
      </w:pPr>
      <w:r w:rsidRPr="002F5DC2">
        <w:rPr>
          <w:rFonts w:ascii="Arial" w:hAnsi="Arial" w:cs="Arial"/>
          <w:sz w:val="20"/>
          <w:szCs w:val="20"/>
        </w:rPr>
        <w:t>Banka Adı</w:t>
      </w:r>
      <w:r w:rsidRPr="002F5DC2">
        <w:rPr>
          <w:rFonts w:ascii="Arial" w:hAnsi="Arial" w:cs="Arial"/>
          <w:sz w:val="20"/>
          <w:szCs w:val="20"/>
        </w:rPr>
        <w:tab/>
      </w:r>
      <w:r w:rsidRPr="002F5DC2">
        <w:rPr>
          <w:rFonts w:ascii="Arial" w:hAnsi="Arial" w:cs="Arial"/>
          <w:sz w:val="20"/>
          <w:szCs w:val="20"/>
        </w:rPr>
        <w:tab/>
        <w:t>: Garanti Bankası</w:t>
      </w:r>
    </w:p>
    <w:p w14:paraId="7AF5FBFC" w14:textId="7CAF7CFC" w:rsidR="002F5DC2" w:rsidRPr="002F5DC2" w:rsidRDefault="002F5DC2" w:rsidP="002F5DC2">
      <w:pPr>
        <w:spacing w:before="0" w:beforeAutospacing="0" w:after="0" w:afterAutospacing="0"/>
        <w:ind w:firstLine="540"/>
        <w:rPr>
          <w:rFonts w:ascii="Arial" w:hAnsi="Arial" w:cs="Arial"/>
          <w:sz w:val="20"/>
          <w:szCs w:val="20"/>
        </w:rPr>
      </w:pPr>
      <w:r w:rsidRPr="002F5DC2">
        <w:rPr>
          <w:rFonts w:ascii="Arial" w:hAnsi="Arial" w:cs="Arial"/>
          <w:sz w:val="20"/>
          <w:szCs w:val="20"/>
        </w:rPr>
        <w:t>Şube Adı</w:t>
      </w:r>
      <w:r w:rsidRPr="002F5DC2">
        <w:rPr>
          <w:rFonts w:ascii="Arial" w:hAnsi="Arial" w:cs="Arial"/>
          <w:sz w:val="20"/>
          <w:szCs w:val="20"/>
        </w:rPr>
        <w:tab/>
      </w:r>
      <w:r w:rsidRPr="002F5DC2">
        <w:rPr>
          <w:rFonts w:ascii="Arial" w:hAnsi="Arial" w:cs="Arial"/>
          <w:sz w:val="20"/>
          <w:szCs w:val="20"/>
        </w:rPr>
        <w:tab/>
      </w:r>
      <w:r>
        <w:rPr>
          <w:rFonts w:ascii="Arial" w:hAnsi="Arial" w:cs="Arial"/>
          <w:sz w:val="20"/>
          <w:szCs w:val="20"/>
        </w:rPr>
        <w:tab/>
      </w:r>
      <w:r w:rsidRPr="002F5DC2">
        <w:rPr>
          <w:rFonts w:ascii="Arial" w:hAnsi="Arial" w:cs="Arial"/>
          <w:sz w:val="20"/>
          <w:szCs w:val="20"/>
        </w:rPr>
        <w:t>: Çağlayan şubesi</w:t>
      </w:r>
    </w:p>
    <w:p w14:paraId="49D0DF91" w14:textId="418E67A2" w:rsidR="002F5DC2" w:rsidRPr="002F5DC2" w:rsidRDefault="002F5DC2" w:rsidP="002F5DC2">
      <w:pPr>
        <w:spacing w:before="0" w:beforeAutospacing="0" w:after="0" w:afterAutospacing="0"/>
        <w:ind w:firstLine="540"/>
        <w:rPr>
          <w:rFonts w:ascii="Arial" w:hAnsi="Arial" w:cs="Arial"/>
          <w:sz w:val="20"/>
          <w:szCs w:val="20"/>
        </w:rPr>
      </w:pPr>
      <w:r w:rsidRPr="002F5DC2">
        <w:rPr>
          <w:rFonts w:ascii="Arial" w:hAnsi="Arial" w:cs="Arial"/>
          <w:sz w:val="20"/>
          <w:szCs w:val="20"/>
        </w:rPr>
        <w:t>Şube Kodu</w:t>
      </w:r>
      <w:r w:rsidRPr="002F5DC2">
        <w:rPr>
          <w:rFonts w:ascii="Arial" w:hAnsi="Arial" w:cs="Arial"/>
          <w:sz w:val="20"/>
          <w:szCs w:val="20"/>
        </w:rPr>
        <w:tab/>
      </w:r>
      <w:r w:rsidRPr="002F5DC2">
        <w:rPr>
          <w:rFonts w:ascii="Arial" w:hAnsi="Arial" w:cs="Arial"/>
          <w:sz w:val="20"/>
          <w:szCs w:val="20"/>
        </w:rPr>
        <w:tab/>
        <w:t>: 403</w:t>
      </w:r>
    </w:p>
    <w:p w14:paraId="6D1DA29A" w14:textId="6F298C5E" w:rsidR="002F5DC2" w:rsidRPr="002F5DC2" w:rsidRDefault="002F5DC2" w:rsidP="002F5DC2">
      <w:pPr>
        <w:spacing w:before="0" w:beforeAutospacing="0" w:after="0" w:afterAutospacing="0"/>
        <w:ind w:firstLine="540"/>
        <w:rPr>
          <w:rFonts w:ascii="Arial" w:hAnsi="Arial" w:cs="Arial"/>
          <w:sz w:val="20"/>
          <w:szCs w:val="20"/>
        </w:rPr>
      </w:pPr>
      <w:r w:rsidRPr="002F5DC2">
        <w:rPr>
          <w:rFonts w:ascii="Arial" w:hAnsi="Arial" w:cs="Arial"/>
          <w:sz w:val="20"/>
          <w:szCs w:val="20"/>
        </w:rPr>
        <w:t>Hesap No</w:t>
      </w:r>
      <w:r w:rsidRPr="002F5DC2">
        <w:rPr>
          <w:rFonts w:ascii="Arial" w:hAnsi="Arial" w:cs="Arial"/>
          <w:sz w:val="20"/>
          <w:szCs w:val="20"/>
        </w:rPr>
        <w:tab/>
      </w:r>
      <w:r w:rsidRPr="002F5DC2">
        <w:rPr>
          <w:rFonts w:ascii="Arial" w:hAnsi="Arial" w:cs="Arial"/>
          <w:sz w:val="20"/>
          <w:szCs w:val="20"/>
        </w:rPr>
        <w:tab/>
        <w:t>: 6293585</w:t>
      </w:r>
    </w:p>
    <w:p w14:paraId="205E6558" w14:textId="25004141" w:rsidR="00AD5329" w:rsidRDefault="002F5DC2" w:rsidP="00AD5329">
      <w:pPr>
        <w:spacing w:before="0" w:beforeAutospacing="0" w:after="0" w:afterAutospacing="0"/>
        <w:ind w:firstLine="540"/>
        <w:rPr>
          <w:rFonts w:ascii="Arial" w:hAnsi="Arial" w:cs="Arial"/>
          <w:sz w:val="20"/>
          <w:szCs w:val="20"/>
        </w:rPr>
      </w:pPr>
      <w:r w:rsidRPr="002F5DC2">
        <w:rPr>
          <w:rFonts w:ascii="Arial" w:hAnsi="Arial" w:cs="Arial"/>
          <w:sz w:val="20"/>
          <w:szCs w:val="20"/>
        </w:rPr>
        <w:t>IBAN</w:t>
      </w:r>
      <w:r>
        <w:rPr>
          <w:rFonts w:ascii="Arial" w:hAnsi="Arial" w:cs="Arial"/>
          <w:sz w:val="20"/>
          <w:szCs w:val="20"/>
        </w:rPr>
        <w:t xml:space="preserve"> No</w:t>
      </w:r>
      <w:r w:rsidRPr="002F5DC2">
        <w:rPr>
          <w:rFonts w:ascii="Arial" w:hAnsi="Arial" w:cs="Arial"/>
          <w:sz w:val="20"/>
          <w:szCs w:val="20"/>
        </w:rPr>
        <w:tab/>
      </w:r>
      <w:r w:rsidRPr="002F5DC2">
        <w:rPr>
          <w:rFonts w:ascii="Arial" w:hAnsi="Arial" w:cs="Arial"/>
          <w:sz w:val="20"/>
          <w:szCs w:val="20"/>
        </w:rPr>
        <w:tab/>
      </w:r>
      <w:r w:rsidRPr="002F5DC2">
        <w:rPr>
          <w:rFonts w:ascii="Arial" w:hAnsi="Arial" w:cs="Arial"/>
          <w:sz w:val="20"/>
          <w:szCs w:val="20"/>
        </w:rPr>
        <w:tab/>
        <w:t>: TR18 0006 2000 4030 0006 2935 85</w:t>
      </w:r>
    </w:p>
    <w:p w14:paraId="15D428FE" w14:textId="77777777" w:rsidR="00AD5329" w:rsidRDefault="00AD5329" w:rsidP="00AD5329">
      <w:pPr>
        <w:spacing w:before="0" w:beforeAutospacing="0" w:after="0" w:afterAutospacing="0"/>
        <w:ind w:firstLine="540"/>
        <w:rPr>
          <w:rFonts w:ascii="Arial" w:hAnsi="Arial" w:cs="Arial"/>
          <w:sz w:val="20"/>
          <w:szCs w:val="20"/>
        </w:rPr>
      </w:pPr>
    </w:p>
    <w:p w14:paraId="728C6DF5" w14:textId="663F79A1" w:rsidR="00AD5329" w:rsidRDefault="00AD5329" w:rsidP="00AD5329">
      <w:pPr>
        <w:pStyle w:val="Heading1"/>
        <w:rPr>
          <w:ins w:id="31" w:author="Duygu Gunduz" w:date="2019-05-16T09:22:00Z"/>
        </w:rPr>
      </w:pPr>
      <w:r w:rsidRPr="007C6BD3">
        <w:t>SÖZLEŞMESİNİN SÜRESİ, SONA ERMESİ VE FESHİ</w:t>
      </w:r>
    </w:p>
    <w:p w14:paraId="2C2A0A74" w14:textId="77777777" w:rsidR="00817E05" w:rsidRDefault="00817E05">
      <w:pPr>
        <w:pStyle w:val="Heading1"/>
        <w:numPr>
          <w:ilvl w:val="0"/>
          <w:numId w:val="0"/>
        </w:numPr>
        <w:ind w:left="720"/>
        <w:pPrChange w:id="32" w:author="Duygu Gunduz" w:date="2019-05-16T09:22:00Z">
          <w:pPr>
            <w:pStyle w:val="Heading1"/>
          </w:pPr>
        </w:pPrChange>
      </w:pPr>
    </w:p>
    <w:p w14:paraId="08DFBB4C" w14:textId="2A460C3D" w:rsidR="00AD5329" w:rsidRPr="00AD5329" w:rsidDel="00AD3032" w:rsidRDefault="00AD5329" w:rsidP="002F162D">
      <w:pPr>
        <w:numPr>
          <w:ilvl w:val="1"/>
          <w:numId w:val="1"/>
        </w:numPr>
        <w:spacing w:before="240" w:beforeAutospacing="0" w:after="0" w:afterAutospacing="0"/>
        <w:ind w:left="540" w:hanging="540"/>
        <w:rPr>
          <w:del w:id="33" w:author="Duygu Gunduz" w:date="2019-05-16T08:59:00Z"/>
          <w:rFonts w:ascii="Arial" w:hAnsi="Arial" w:cs="Arial"/>
          <w:sz w:val="20"/>
          <w:szCs w:val="20"/>
        </w:rPr>
      </w:pPr>
      <w:r w:rsidRPr="002F162D">
        <w:rPr>
          <w:rFonts w:ascii="Arial" w:hAnsi="Arial" w:cs="Arial"/>
          <w:sz w:val="20"/>
          <w:szCs w:val="20"/>
        </w:rPr>
        <w:t xml:space="preserve">İşbu Sözleşme; </w:t>
      </w:r>
      <w:r w:rsidRPr="002F162D">
        <w:rPr>
          <w:sz w:val="22"/>
          <w:highlight w:val="yellow"/>
        </w:rPr>
        <w:t>[●]</w:t>
      </w:r>
      <w:r w:rsidRPr="002F162D">
        <w:rPr>
          <w:sz w:val="22"/>
        </w:rPr>
        <w:t xml:space="preserve"> </w:t>
      </w:r>
      <w:r w:rsidRPr="002F162D">
        <w:rPr>
          <w:rFonts w:ascii="Arial" w:hAnsi="Arial" w:cs="Arial"/>
          <w:sz w:val="20"/>
          <w:szCs w:val="20"/>
        </w:rPr>
        <w:t xml:space="preserve">- </w:t>
      </w:r>
      <w:r w:rsidRPr="00672880">
        <w:rPr>
          <w:sz w:val="22"/>
          <w:highlight w:val="yellow"/>
        </w:rPr>
        <w:t>[●]</w:t>
      </w:r>
      <w:r w:rsidRPr="00672880">
        <w:rPr>
          <w:sz w:val="22"/>
        </w:rPr>
        <w:t xml:space="preserve"> </w:t>
      </w:r>
      <w:r w:rsidRPr="00672880">
        <w:rPr>
          <w:rFonts w:ascii="Arial" w:hAnsi="Arial" w:cs="Arial"/>
          <w:sz w:val="20"/>
          <w:szCs w:val="20"/>
        </w:rPr>
        <w:t xml:space="preserve">tarihleri arasında geçerli olacaktır. </w:t>
      </w:r>
    </w:p>
    <w:p w14:paraId="720646BF" w14:textId="77777777" w:rsidR="00AD3032" w:rsidRDefault="00AD5329">
      <w:pPr>
        <w:numPr>
          <w:ilvl w:val="1"/>
          <w:numId w:val="1"/>
        </w:numPr>
        <w:spacing w:before="0" w:beforeAutospacing="0" w:after="0" w:afterAutospacing="0"/>
        <w:ind w:left="540" w:hanging="540"/>
        <w:rPr>
          <w:ins w:id="34" w:author="Duygu Gunduz" w:date="2019-05-16T09:00:00Z"/>
          <w:rFonts w:ascii="Arial" w:hAnsi="Arial" w:cs="Arial"/>
          <w:sz w:val="20"/>
          <w:szCs w:val="20"/>
        </w:rPr>
        <w:pPrChange w:id="35" w:author="Duygu Gunduz" w:date="2019-05-16T09:04:00Z">
          <w:pPr>
            <w:numPr>
              <w:ilvl w:val="1"/>
              <w:numId w:val="1"/>
            </w:numPr>
            <w:ind w:left="540" w:hanging="540"/>
          </w:pPr>
        </w:pPrChange>
      </w:pPr>
      <w:r w:rsidRPr="002F162D">
        <w:rPr>
          <w:rFonts w:ascii="Arial" w:hAnsi="Arial" w:cs="Arial"/>
          <w:sz w:val="20"/>
          <w:szCs w:val="20"/>
        </w:rPr>
        <w:t>Sözleşme, süresi sonunda herhangi bir işleme gerek kalmaksızın kendiliğinden sona erecektir.</w:t>
      </w:r>
      <w:del w:id="36" w:author="Duygu Gunduz" w:date="2019-05-16T08:57:00Z">
        <w:r w:rsidRPr="002F162D" w:rsidDel="00AD3032">
          <w:rPr>
            <w:rFonts w:ascii="Arial" w:hAnsi="Arial" w:cs="Arial"/>
            <w:sz w:val="20"/>
            <w:szCs w:val="20"/>
          </w:rPr>
          <w:delText xml:space="preserve"> İşbu Sözleşme, süresinin sona ermesinden 3 (üç) ay önce Taraflar’ın yazılı olarak mutabık kalması halinde sözleşme birer yıl süre ile uzatılabilir.</w:delText>
        </w:r>
      </w:del>
      <w:r w:rsidRPr="00672880">
        <w:rPr>
          <w:rFonts w:ascii="Arial" w:hAnsi="Arial" w:cs="Arial"/>
          <w:sz w:val="20"/>
          <w:szCs w:val="20"/>
        </w:rPr>
        <w:t xml:space="preserve"> </w:t>
      </w:r>
    </w:p>
    <w:p w14:paraId="0A211440" w14:textId="018619BA" w:rsidR="00AD5329" w:rsidRPr="002F162D" w:rsidRDefault="00AD3032">
      <w:pPr>
        <w:numPr>
          <w:ilvl w:val="1"/>
          <w:numId w:val="1"/>
        </w:numPr>
        <w:spacing w:before="0" w:beforeAutospacing="0" w:after="0" w:afterAutospacing="0"/>
        <w:ind w:left="540" w:hanging="540"/>
        <w:rPr>
          <w:rFonts w:ascii="Arial" w:hAnsi="Arial" w:cs="Arial"/>
          <w:sz w:val="20"/>
          <w:szCs w:val="20"/>
        </w:rPr>
        <w:pPrChange w:id="37" w:author="Duygu Gunduz" w:date="2019-05-16T09:04:00Z">
          <w:pPr>
            <w:numPr>
              <w:ilvl w:val="1"/>
              <w:numId w:val="1"/>
            </w:numPr>
            <w:ind w:left="540" w:hanging="540"/>
          </w:pPr>
        </w:pPrChange>
      </w:pPr>
      <w:ins w:id="38" w:author="Duygu Gunduz" w:date="2019-05-16T09:00:00Z">
        <w:r>
          <w:rPr>
            <w:rFonts w:ascii="Arial" w:hAnsi="Arial" w:cs="Arial"/>
            <w:sz w:val="20"/>
            <w:szCs w:val="20"/>
          </w:rPr>
          <w:t>Sözleşmenin ilk 3</w:t>
        </w:r>
      </w:ins>
      <w:ins w:id="39" w:author="Duygu Gunduz" w:date="2019-05-16T09:01:00Z">
        <w:r w:rsidR="002C3520">
          <w:rPr>
            <w:rFonts w:ascii="Arial" w:hAnsi="Arial" w:cs="Arial"/>
            <w:sz w:val="20"/>
            <w:szCs w:val="20"/>
          </w:rPr>
          <w:t xml:space="preserve"> (üç)</w:t>
        </w:r>
      </w:ins>
      <w:ins w:id="40" w:author="Duygu Gunduz" w:date="2019-05-16T09:00:00Z">
        <w:r w:rsidR="00817E05">
          <w:rPr>
            <w:rFonts w:ascii="Arial" w:hAnsi="Arial" w:cs="Arial"/>
            <w:sz w:val="20"/>
            <w:szCs w:val="20"/>
          </w:rPr>
          <w:t xml:space="preserve"> yılından sonra</w:t>
        </w:r>
      </w:ins>
      <w:ins w:id="41" w:author="Duygu Gunduz" w:date="2019-05-16T09:03:00Z">
        <w:r w:rsidR="002C3520">
          <w:rPr>
            <w:rFonts w:ascii="Arial" w:hAnsi="Arial" w:cs="Arial"/>
            <w:sz w:val="20"/>
            <w:szCs w:val="20"/>
          </w:rPr>
          <w:t xml:space="preserve"> 4. ve 5. yıllarda</w:t>
        </w:r>
      </w:ins>
      <w:ins w:id="42" w:author="Duygu Gunduz" w:date="2019-05-16T09:00:00Z">
        <w:r w:rsidR="002C3520">
          <w:rPr>
            <w:rFonts w:ascii="Arial" w:hAnsi="Arial" w:cs="Arial"/>
            <w:sz w:val="20"/>
            <w:szCs w:val="20"/>
          </w:rPr>
          <w:t xml:space="preserve"> </w:t>
        </w:r>
      </w:ins>
      <w:ins w:id="43" w:author="Duygu Gunduz" w:date="2019-05-16T09:01:00Z">
        <w:r w:rsidR="002C3520">
          <w:rPr>
            <w:rFonts w:ascii="Arial" w:hAnsi="Arial" w:cs="Arial"/>
            <w:sz w:val="20"/>
            <w:szCs w:val="20"/>
          </w:rPr>
          <w:t>devam edebilmesi</w:t>
        </w:r>
      </w:ins>
      <w:del w:id="44" w:author="Duygu Gunduz" w:date="2019-05-16T08:59:00Z">
        <w:r w:rsidR="00AD5329" w:rsidRPr="002F162D" w:rsidDel="00AD3032">
          <w:rPr>
            <w:rFonts w:ascii="Arial" w:hAnsi="Arial" w:cs="Arial"/>
            <w:sz w:val="20"/>
            <w:szCs w:val="20"/>
          </w:rPr>
          <w:delText>Bu kuralın</w:delText>
        </w:r>
      </w:del>
      <w:del w:id="45" w:author="Duygu Gunduz" w:date="2019-05-16T09:01:00Z">
        <w:r w:rsidR="00AD5329" w:rsidRPr="002F162D" w:rsidDel="002C3520">
          <w:rPr>
            <w:rFonts w:ascii="Arial" w:hAnsi="Arial" w:cs="Arial"/>
            <w:sz w:val="20"/>
            <w:szCs w:val="20"/>
          </w:rPr>
          <w:delText xml:space="preserve"> Sözleşme’nin 4. ve 5. yılı için gerçekleşebilmesi</w:delText>
        </w:r>
      </w:del>
      <w:r w:rsidR="00AD5329" w:rsidRPr="00672880">
        <w:rPr>
          <w:rFonts w:ascii="Arial" w:hAnsi="Arial" w:cs="Arial"/>
          <w:sz w:val="20"/>
          <w:szCs w:val="20"/>
        </w:rPr>
        <w:t xml:space="preserve">, tarafların yenileme konusunda mutabık kalması ve </w:t>
      </w:r>
      <w:proofErr w:type="spellStart"/>
      <w:r w:rsidR="00AD5329" w:rsidRPr="00672880">
        <w:rPr>
          <w:rFonts w:ascii="Arial" w:hAnsi="Arial" w:cs="Arial"/>
          <w:sz w:val="20"/>
          <w:szCs w:val="20"/>
        </w:rPr>
        <w:t>İşletmeci’nin</w:t>
      </w:r>
      <w:proofErr w:type="spellEnd"/>
      <w:r w:rsidR="00AD5329" w:rsidRPr="00672880">
        <w:rPr>
          <w:rFonts w:ascii="Arial" w:hAnsi="Arial" w:cs="Arial"/>
          <w:sz w:val="20"/>
          <w:szCs w:val="20"/>
        </w:rPr>
        <w:t xml:space="preserve"> son 12 ay içerisinde Sözleşme’nin </w:t>
      </w:r>
      <w:del w:id="46" w:author="Duygu Gunduz" w:date="2019-05-16T09:04:00Z">
        <w:r w:rsidR="00AD5329" w:rsidRPr="00672880" w:rsidDel="002C3520">
          <w:rPr>
            <w:rFonts w:ascii="Arial" w:hAnsi="Arial" w:cs="Arial"/>
            <w:sz w:val="20"/>
            <w:szCs w:val="20"/>
          </w:rPr>
          <w:delText xml:space="preserve">iki numaralı </w:delText>
        </w:r>
      </w:del>
      <w:r w:rsidR="00AD5329" w:rsidRPr="00672880">
        <w:rPr>
          <w:rFonts w:ascii="Arial" w:hAnsi="Arial" w:cs="Arial"/>
          <w:sz w:val="20"/>
          <w:szCs w:val="20"/>
        </w:rPr>
        <w:t>ekinde yer alan “Performans Kriterlerine”</w:t>
      </w:r>
      <w:ins w:id="47" w:author="Duygu Gunduz" w:date="2019-05-16T09:04:00Z">
        <w:r w:rsidR="002C3520">
          <w:rPr>
            <w:rFonts w:ascii="Arial" w:hAnsi="Arial" w:cs="Arial"/>
            <w:sz w:val="20"/>
            <w:szCs w:val="20"/>
          </w:rPr>
          <w:t xml:space="preserve"> (Ek-2)</w:t>
        </w:r>
      </w:ins>
      <w:r w:rsidR="00AD5329" w:rsidRPr="002F162D">
        <w:rPr>
          <w:rFonts w:ascii="Arial" w:hAnsi="Arial" w:cs="Arial"/>
          <w:sz w:val="20"/>
          <w:szCs w:val="20"/>
        </w:rPr>
        <w:t xml:space="preserve"> uygun hareket etmiş olması ve bu kriterlerde yer alan </w:t>
      </w:r>
      <w:proofErr w:type="gramStart"/>
      <w:r w:rsidR="00AD5329" w:rsidRPr="002F162D">
        <w:rPr>
          <w:rFonts w:ascii="Arial" w:hAnsi="Arial" w:cs="Arial"/>
          <w:sz w:val="20"/>
          <w:szCs w:val="20"/>
        </w:rPr>
        <w:t>tahditleri</w:t>
      </w:r>
      <w:proofErr w:type="gramEnd"/>
      <w:r w:rsidR="00AD5329" w:rsidRPr="002F162D">
        <w:rPr>
          <w:rFonts w:ascii="Arial" w:hAnsi="Arial" w:cs="Arial"/>
          <w:sz w:val="20"/>
          <w:szCs w:val="20"/>
        </w:rPr>
        <w:t xml:space="preserve"> aşan sayıda resmi uyarılar almamış olması</w:t>
      </w:r>
      <w:ins w:id="48" w:author="Duygu Gunduz" w:date="2019-05-16T09:02:00Z">
        <w:r w:rsidR="002C3520">
          <w:rPr>
            <w:rFonts w:ascii="Arial" w:hAnsi="Arial" w:cs="Arial"/>
            <w:sz w:val="20"/>
            <w:szCs w:val="20"/>
          </w:rPr>
          <w:t xml:space="preserve"> şartlarına bağlanmıştır.</w:t>
        </w:r>
      </w:ins>
      <w:del w:id="49" w:author="Duygu Gunduz" w:date="2019-05-16T09:02:00Z">
        <w:r w:rsidR="00AD5329" w:rsidRPr="002F162D" w:rsidDel="002C3520">
          <w:rPr>
            <w:rFonts w:ascii="Arial" w:hAnsi="Arial" w:cs="Arial"/>
            <w:sz w:val="20"/>
            <w:szCs w:val="20"/>
          </w:rPr>
          <w:delText>na bağlıdır.</w:delText>
        </w:r>
      </w:del>
      <w:r w:rsidR="00AD5329" w:rsidRPr="002F162D">
        <w:rPr>
          <w:rFonts w:ascii="Arial" w:hAnsi="Arial" w:cs="Arial"/>
          <w:sz w:val="20"/>
          <w:szCs w:val="20"/>
        </w:rPr>
        <w:t xml:space="preserve"> Bu şart</w:t>
      </w:r>
      <w:ins w:id="50" w:author="Duygu Gunduz" w:date="2019-05-16T09:03:00Z">
        <w:r w:rsidR="002C3520">
          <w:rPr>
            <w:rFonts w:ascii="Arial" w:hAnsi="Arial" w:cs="Arial"/>
            <w:sz w:val="20"/>
            <w:szCs w:val="20"/>
          </w:rPr>
          <w:t>lar</w:t>
        </w:r>
      </w:ins>
      <w:r w:rsidR="00AD5329" w:rsidRPr="002F162D">
        <w:rPr>
          <w:rFonts w:ascii="Arial" w:hAnsi="Arial" w:cs="Arial"/>
          <w:sz w:val="20"/>
          <w:szCs w:val="20"/>
        </w:rPr>
        <w:t xml:space="preserve"> gerçekleştiği takdirde, mezkur hüküm 4.</w:t>
      </w:r>
      <w:ins w:id="51" w:author="Duygu Gunduz" w:date="2019-05-16T09:04:00Z">
        <w:r w:rsidR="002C3520">
          <w:rPr>
            <w:rFonts w:ascii="Arial" w:hAnsi="Arial" w:cs="Arial"/>
            <w:sz w:val="20"/>
            <w:szCs w:val="20"/>
          </w:rPr>
          <w:t xml:space="preserve"> </w:t>
        </w:r>
      </w:ins>
      <w:r w:rsidR="00AD5329" w:rsidRPr="002F162D">
        <w:rPr>
          <w:rFonts w:ascii="Arial" w:hAnsi="Arial" w:cs="Arial"/>
          <w:sz w:val="20"/>
          <w:szCs w:val="20"/>
        </w:rPr>
        <w:t>ve 5. yılda da uygulanacaktır. Resmi uyarı kanalları Rektörlük, Genel Sekreterlik, Hukuk Müşavirliği ve Satın</w:t>
      </w:r>
      <w:ins w:id="52" w:author="Duygu Gunduz" w:date="2019-05-16T09:04:00Z">
        <w:r w:rsidR="002F162D">
          <w:rPr>
            <w:rFonts w:ascii="Arial" w:hAnsi="Arial" w:cs="Arial"/>
            <w:sz w:val="20"/>
            <w:szCs w:val="20"/>
          </w:rPr>
          <w:t>-</w:t>
        </w:r>
      </w:ins>
      <w:r w:rsidR="00AD5329" w:rsidRPr="002F162D">
        <w:rPr>
          <w:rFonts w:ascii="Arial" w:hAnsi="Arial" w:cs="Arial"/>
          <w:sz w:val="20"/>
          <w:szCs w:val="20"/>
        </w:rPr>
        <w:t>alma Departmanlarıdır.</w:t>
      </w:r>
    </w:p>
    <w:p w14:paraId="32129339" w14:textId="77777777" w:rsidR="00AD5329" w:rsidRPr="00AD5329" w:rsidRDefault="00AD5329" w:rsidP="00AD5329">
      <w:pPr>
        <w:numPr>
          <w:ilvl w:val="1"/>
          <w:numId w:val="1"/>
        </w:numPr>
        <w:ind w:left="540" w:hanging="540"/>
        <w:rPr>
          <w:rFonts w:ascii="Arial" w:hAnsi="Arial" w:cs="Arial"/>
          <w:sz w:val="20"/>
          <w:szCs w:val="20"/>
        </w:rPr>
      </w:pPr>
      <w:r w:rsidRPr="00AD5329">
        <w:rPr>
          <w:rFonts w:ascii="Arial" w:hAnsi="Arial" w:cs="Arial"/>
          <w:sz w:val="20"/>
          <w:szCs w:val="20"/>
        </w:rPr>
        <w:t xml:space="preserve">Sözleşme süresince </w:t>
      </w:r>
      <w:proofErr w:type="spellStart"/>
      <w:r w:rsidRPr="00AD5329">
        <w:rPr>
          <w:rFonts w:ascii="Arial" w:hAnsi="Arial" w:cs="Arial"/>
          <w:sz w:val="20"/>
          <w:szCs w:val="20"/>
        </w:rPr>
        <w:t>İşletmeci’den</w:t>
      </w:r>
      <w:proofErr w:type="spellEnd"/>
      <w:r w:rsidRPr="00AD5329">
        <w:rPr>
          <w:rFonts w:ascii="Arial" w:hAnsi="Arial" w:cs="Arial"/>
          <w:sz w:val="20"/>
          <w:szCs w:val="20"/>
        </w:rPr>
        <w:t xml:space="preserve"> kaynaklanan hizmet kusurlarının olduğu iddia edilirse BİLGİ, </w:t>
      </w:r>
      <w:proofErr w:type="spellStart"/>
      <w:r w:rsidRPr="00AD5329">
        <w:rPr>
          <w:rFonts w:ascii="Arial" w:hAnsi="Arial" w:cs="Arial"/>
          <w:sz w:val="20"/>
          <w:szCs w:val="20"/>
        </w:rPr>
        <w:t>İŞLETMECİ'yi</w:t>
      </w:r>
      <w:proofErr w:type="spellEnd"/>
      <w:r w:rsidRPr="00AD5329">
        <w:rPr>
          <w:rFonts w:ascii="Arial" w:hAnsi="Arial" w:cs="Arial"/>
          <w:sz w:val="20"/>
          <w:szCs w:val="20"/>
        </w:rPr>
        <w:t xml:space="preserve"> kusurlu olduğunu düşündüğü konunun açık tanımı ile birlikte yazılı olarak uyaracak ve kusurun gereğine göre en fazla 15 (</w:t>
      </w:r>
      <w:proofErr w:type="spellStart"/>
      <w:r w:rsidRPr="00AD5329">
        <w:rPr>
          <w:rFonts w:ascii="Arial" w:hAnsi="Arial" w:cs="Arial"/>
          <w:sz w:val="20"/>
          <w:szCs w:val="20"/>
        </w:rPr>
        <w:t>onbeş</w:t>
      </w:r>
      <w:proofErr w:type="spellEnd"/>
      <w:r w:rsidRPr="00AD5329">
        <w:rPr>
          <w:rFonts w:ascii="Arial" w:hAnsi="Arial" w:cs="Arial"/>
          <w:sz w:val="20"/>
          <w:szCs w:val="20"/>
        </w:rPr>
        <w:t xml:space="preserve">) gün içerisinde giderilmesini talep edecektir. Tanımlanan ve giderilmesi istenen kusurun süresi içerisinde giderilmemesi halinde BİLGİ aynı uyarıyı ikinci kez yapacak ve tekrar kusurun 1 (bir) gün içerisinde giderilmesini talep edecektir. </w:t>
      </w:r>
      <w:r w:rsidRPr="00AD5329">
        <w:rPr>
          <w:rFonts w:ascii="Arial" w:hAnsi="Arial" w:cs="Arial"/>
          <w:sz w:val="20"/>
          <w:szCs w:val="20"/>
        </w:rPr>
        <w:lastRenderedPageBreak/>
        <w:t xml:space="preserve">Kusurun ikinci kez giderilmemesi halinde BİLGİ </w:t>
      </w:r>
      <w:proofErr w:type="spellStart"/>
      <w:r w:rsidRPr="00AD5329">
        <w:rPr>
          <w:rFonts w:ascii="Arial" w:hAnsi="Arial" w:cs="Arial"/>
          <w:sz w:val="20"/>
          <w:szCs w:val="20"/>
        </w:rPr>
        <w:t>Sözleşme’yi</w:t>
      </w:r>
      <w:proofErr w:type="spellEnd"/>
      <w:r w:rsidRPr="00AD5329">
        <w:rPr>
          <w:rFonts w:ascii="Arial" w:hAnsi="Arial" w:cs="Arial"/>
          <w:sz w:val="20"/>
          <w:szCs w:val="20"/>
        </w:rPr>
        <w:t xml:space="preserve"> haklı nedenle feshedebilecektir. Tanımlanan kusurun giderilmesi halinde yapılan uyarılar olmamış sayılacaktır. </w:t>
      </w:r>
    </w:p>
    <w:p w14:paraId="0DA6BF7C" w14:textId="479635DB" w:rsidR="00AD5329" w:rsidRDefault="00AD5329" w:rsidP="00AD5329">
      <w:pPr>
        <w:numPr>
          <w:ilvl w:val="1"/>
          <w:numId w:val="1"/>
        </w:numPr>
        <w:ind w:left="540" w:hanging="540"/>
        <w:rPr>
          <w:rFonts w:ascii="Arial" w:hAnsi="Arial" w:cs="Arial"/>
          <w:sz w:val="20"/>
          <w:szCs w:val="20"/>
        </w:rPr>
      </w:pPr>
      <w:r w:rsidRPr="00AD5329">
        <w:rPr>
          <w:rFonts w:ascii="Arial" w:hAnsi="Arial" w:cs="Arial"/>
          <w:sz w:val="20"/>
          <w:szCs w:val="20"/>
        </w:rPr>
        <w:t xml:space="preserve">BİLGİ,  </w:t>
      </w:r>
      <w:del w:id="53" w:author="Duygu Gunduz" w:date="2019-05-16T09:06:00Z">
        <w:r w:rsidRPr="00AD5329" w:rsidDel="002F162D">
          <w:rPr>
            <w:rFonts w:ascii="Arial" w:hAnsi="Arial" w:cs="Arial"/>
            <w:sz w:val="20"/>
            <w:szCs w:val="20"/>
          </w:rPr>
          <w:delText>işbu Sözleşme’yi dilediği zaman ve işbu Sözleşme hükümleri tahtında haklı bir nedenle</w:delText>
        </w:r>
      </w:del>
      <w:proofErr w:type="spellStart"/>
      <w:ins w:id="54" w:author="Duygu Gunduz" w:date="2019-05-16T09:06:00Z">
        <w:r w:rsidR="002F162D">
          <w:rPr>
            <w:rFonts w:ascii="Arial" w:hAnsi="Arial" w:cs="Arial"/>
            <w:sz w:val="20"/>
            <w:szCs w:val="20"/>
          </w:rPr>
          <w:t>İşletmeci’ye</w:t>
        </w:r>
        <w:proofErr w:type="spellEnd"/>
        <w:r w:rsidR="002F162D">
          <w:rPr>
            <w:rFonts w:ascii="Arial" w:hAnsi="Arial" w:cs="Arial"/>
            <w:sz w:val="20"/>
            <w:szCs w:val="20"/>
          </w:rPr>
          <w:t xml:space="preserve"> 2</w:t>
        </w:r>
      </w:ins>
      <w:ins w:id="55" w:author="Duygu Gunduz" w:date="2019-05-16T09:07:00Z">
        <w:r w:rsidR="002F162D">
          <w:rPr>
            <w:rFonts w:ascii="Arial" w:hAnsi="Arial" w:cs="Arial"/>
            <w:sz w:val="20"/>
            <w:szCs w:val="20"/>
          </w:rPr>
          <w:t xml:space="preserve"> </w:t>
        </w:r>
      </w:ins>
      <w:ins w:id="56" w:author="Duygu Gunduz" w:date="2019-05-16T09:06:00Z">
        <w:r w:rsidR="002F162D">
          <w:rPr>
            <w:rFonts w:ascii="Arial" w:hAnsi="Arial" w:cs="Arial"/>
            <w:sz w:val="20"/>
            <w:szCs w:val="20"/>
          </w:rPr>
          <w:t>(iki) ay önceden yazılı ihbarda bulunmak suretiyle</w:t>
        </w:r>
      </w:ins>
      <w:ins w:id="57" w:author="Duygu Gunduz" w:date="2019-05-16T09:07:00Z">
        <w:r w:rsidR="002F162D">
          <w:rPr>
            <w:rFonts w:ascii="Arial" w:hAnsi="Arial" w:cs="Arial"/>
            <w:sz w:val="20"/>
            <w:szCs w:val="20"/>
          </w:rPr>
          <w:t xml:space="preserve"> sözleşmeyi</w:t>
        </w:r>
      </w:ins>
      <w:r w:rsidRPr="00AD5329">
        <w:rPr>
          <w:rFonts w:ascii="Arial" w:hAnsi="Arial" w:cs="Arial"/>
          <w:sz w:val="20"/>
          <w:szCs w:val="20"/>
        </w:rPr>
        <w:t xml:space="preserve"> tazminatsız olarak </w:t>
      </w:r>
      <w:del w:id="58" w:author="Duygu Gunduz" w:date="2019-05-16T09:07:00Z">
        <w:r w:rsidRPr="00AD5329" w:rsidDel="002F162D">
          <w:rPr>
            <w:rFonts w:ascii="Arial" w:hAnsi="Arial" w:cs="Arial"/>
            <w:sz w:val="20"/>
            <w:szCs w:val="20"/>
          </w:rPr>
          <w:delText xml:space="preserve">derhal </w:delText>
        </w:r>
      </w:del>
      <w:r w:rsidRPr="00AD5329">
        <w:rPr>
          <w:rFonts w:ascii="Arial" w:hAnsi="Arial" w:cs="Arial"/>
          <w:sz w:val="20"/>
          <w:szCs w:val="20"/>
        </w:rPr>
        <w:t xml:space="preserve">feshetmeye yetkilidir. Bu durumda İşletmeci, </w:t>
      </w:r>
      <w:proofErr w:type="spellStart"/>
      <w:r w:rsidRPr="00AD5329">
        <w:rPr>
          <w:rFonts w:ascii="Arial" w:hAnsi="Arial" w:cs="Arial"/>
          <w:sz w:val="20"/>
          <w:szCs w:val="20"/>
        </w:rPr>
        <w:t>BİLGİ’den</w:t>
      </w:r>
      <w:proofErr w:type="spellEnd"/>
      <w:r w:rsidRPr="00AD5329">
        <w:rPr>
          <w:rFonts w:ascii="Arial" w:hAnsi="Arial" w:cs="Arial"/>
          <w:sz w:val="20"/>
          <w:szCs w:val="20"/>
        </w:rPr>
        <w:t xml:space="preserve"> tazminat vs. herhangi bir nam ve ad altında talepte bulunamaz. İşbu sözleşme 4. 5 </w:t>
      </w:r>
      <w:proofErr w:type="spellStart"/>
      <w:r w:rsidRPr="00AD5329">
        <w:rPr>
          <w:rFonts w:ascii="Arial" w:hAnsi="Arial" w:cs="Arial"/>
          <w:sz w:val="20"/>
          <w:szCs w:val="20"/>
        </w:rPr>
        <w:t>md.</w:t>
      </w:r>
      <w:proofErr w:type="spellEnd"/>
      <w:r w:rsidRPr="00AD5329">
        <w:rPr>
          <w:rFonts w:ascii="Arial" w:hAnsi="Arial" w:cs="Arial"/>
          <w:sz w:val="20"/>
          <w:szCs w:val="20"/>
        </w:rPr>
        <w:t xml:space="preserve"> hükmü saklıdır. </w:t>
      </w:r>
    </w:p>
    <w:p w14:paraId="42D9FAD5" w14:textId="28AC6FBA" w:rsidR="00FE2349" w:rsidRPr="00FE2349" w:rsidRDefault="00FE2349" w:rsidP="00E808F1">
      <w:pPr>
        <w:numPr>
          <w:ilvl w:val="1"/>
          <w:numId w:val="1"/>
        </w:numPr>
        <w:spacing w:after="0" w:afterAutospacing="0"/>
        <w:ind w:left="540" w:hanging="540"/>
        <w:rPr>
          <w:rFonts w:ascii="Arial" w:hAnsi="Arial" w:cs="Arial"/>
          <w:sz w:val="20"/>
          <w:szCs w:val="20"/>
        </w:rPr>
      </w:pPr>
      <w:commentRangeStart w:id="59"/>
      <w:r>
        <w:rPr>
          <w:rFonts w:ascii="Arial" w:hAnsi="Arial" w:cs="Arial"/>
          <w:sz w:val="20"/>
          <w:szCs w:val="20"/>
        </w:rPr>
        <w:t xml:space="preserve">İşletmeci </w:t>
      </w:r>
      <w:proofErr w:type="spellStart"/>
      <w:r>
        <w:rPr>
          <w:rFonts w:ascii="Arial" w:hAnsi="Arial" w:cs="Arial"/>
          <w:sz w:val="20"/>
          <w:szCs w:val="20"/>
        </w:rPr>
        <w:t>BİLGİ’ye</w:t>
      </w:r>
      <w:proofErr w:type="spellEnd"/>
      <w:r>
        <w:rPr>
          <w:rFonts w:ascii="Arial" w:hAnsi="Arial" w:cs="Arial"/>
          <w:sz w:val="20"/>
          <w:szCs w:val="20"/>
        </w:rPr>
        <w:t xml:space="preserve"> </w:t>
      </w:r>
      <w:del w:id="60" w:author="Duygu Gunduz" w:date="2019-05-15T17:33:00Z">
        <w:r w:rsidDel="00FF4742">
          <w:rPr>
            <w:rFonts w:ascii="Arial" w:hAnsi="Arial" w:cs="Arial"/>
            <w:sz w:val="20"/>
            <w:szCs w:val="20"/>
          </w:rPr>
          <w:delText>4</w:delText>
        </w:r>
      </w:del>
      <w:ins w:id="61" w:author="Duygu Gunduz" w:date="2019-05-15T17:33:00Z">
        <w:r w:rsidR="00FF4742">
          <w:rPr>
            <w:rFonts w:ascii="Arial" w:hAnsi="Arial" w:cs="Arial"/>
            <w:sz w:val="20"/>
            <w:szCs w:val="20"/>
          </w:rPr>
          <w:t>6</w:t>
        </w:r>
      </w:ins>
      <w:r>
        <w:rPr>
          <w:rFonts w:ascii="Arial" w:hAnsi="Arial" w:cs="Arial"/>
          <w:sz w:val="20"/>
          <w:szCs w:val="20"/>
        </w:rPr>
        <w:t xml:space="preserve"> (</w:t>
      </w:r>
      <w:ins w:id="62" w:author="Duygu Gunduz" w:date="2019-05-15T17:33:00Z">
        <w:r w:rsidR="00FF4742">
          <w:rPr>
            <w:rFonts w:ascii="Arial" w:hAnsi="Arial" w:cs="Arial"/>
            <w:sz w:val="20"/>
            <w:szCs w:val="20"/>
          </w:rPr>
          <w:t>altı</w:t>
        </w:r>
      </w:ins>
      <w:del w:id="63" w:author="Duygu Gunduz" w:date="2019-05-15T17:33:00Z">
        <w:r w:rsidDel="00FF4742">
          <w:rPr>
            <w:rFonts w:ascii="Arial" w:hAnsi="Arial" w:cs="Arial"/>
            <w:sz w:val="20"/>
            <w:szCs w:val="20"/>
          </w:rPr>
          <w:delText>dört</w:delText>
        </w:r>
      </w:del>
      <w:r>
        <w:rPr>
          <w:rFonts w:ascii="Arial" w:hAnsi="Arial" w:cs="Arial"/>
          <w:sz w:val="20"/>
          <w:szCs w:val="20"/>
        </w:rPr>
        <w:t xml:space="preserve">) ay önceden yazılı ihbarda bulunmak suretiyle sözleşmeyi </w:t>
      </w:r>
      <w:del w:id="64" w:author="Duygu Gunduz" w:date="2019-05-16T09:10:00Z">
        <w:r w:rsidDel="00672880">
          <w:rPr>
            <w:rFonts w:ascii="Arial" w:hAnsi="Arial" w:cs="Arial"/>
            <w:sz w:val="20"/>
            <w:szCs w:val="20"/>
          </w:rPr>
          <w:delText xml:space="preserve">tazminatsız </w:delText>
        </w:r>
      </w:del>
      <w:del w:id="65" w:author="Duygu Gunduz" w:date="2019-05-16T09:24:00Z">
        <w:r w:rsidDel="00817E05">
          <w:rPr>
            <w:rFonts w:ascii="Arial" w:hAnsi="Arial" w:cs="Arial"/>
            <w:sz w:val="20"/>
            <w:szCs w:val="20"/>
          </w:rPr>
          <w:delText xml:space="preserve">olarak </w:delText>
        </w:r>
      </w:del>
      <w:r>
        <w:rPr>
          <w:rFonts w:ascii="Arial" w:hAnsi="Arial" w:cs="Arial"/>
          <w:sz w:val="20"/>
          <w:szCs w:val="20"/>
        </w:rPr>
        <w:t>feshedebil</w:t>
      </w:r>
      <w:ins w:id="66" w:author="Duygu Gunduz" w:date="2019-05-16T09:24:00Z">
        <w:r w:rsidR="00817E05">
          <w:rPr>
            <w:rFonts w:ascii="Arial" w:hAnsi="Arial" w:cs="Arial"/>
            <w:sz w:val="20"/>
            <w:szCs w:val="20"/>
          </w:rPr>
          <w:t>ir</w:t>
        </w:r>
      </w:ins>
      <w:del w:id="67" w:author="Duygu Gunduz" w:date="2019-05-16T09:24:00Z">
        <w:r w:rsidDel="00817E05">
          <w:rPr>
            <w:rFonts w:ascii="Arial" w:hAnsi="Arial" w:cs="Arial"/>
            <w:sz w:val="20"/>
            <w:szCs w:val="20"/>
          </w:rPr>
          <w:delText>ecektir</w:delText>
        </w:r>
      </w:del>
      <w:r>
        <w:rPr>
          <w:rFonts w:ascii="Arial" w:hAnsi="Arial" w:cs="Arial"/>
          <w:sz w:val="20"/>
          <w:szCs w:val="20"/>
        </w:rPr>
        <w:t xml:space="preserve">. İşletmeci, her halükarda, işbu sözleşmeyi akademik </w:t>
      </w:r>
      <w:ins w:id="68" w:author="Duygu Gunduz" w:date="2019-05-16T09:10:00Z">
        <w:r w:rsidR="002F162D">
          <w:rPr>
            <w:rFonts w:ascii="Arial" w:hAnsi="Arial" w:cs="Arial"/>
            <w:sz w:val="20"/>
            <w:szCs w:val="20"/>
          </w:rPr>
          <w:t>yıl</w:t>
        </w:r>
      </w:ins>
      <w:del w:id="69" w:author="Duygu Gunduz" w:date="2019-05-16T09:10:00Z">
        <w:r w:rsidDel="002F162D">
          <w:rPr>
            <w:rFonts w:ascii="Arial" w:hAnsi="Arial" w:cs="Arial"/>
            <w:sz w:val="20"/>
            <w:szCs w:val="20"/>
          </w:rPr>
          <w:delText>dönem</w:delText>
        </w:r>
      </w:del>
      <w:r>
        <w:rPr>
          <w:rFonts w:ascii="Arial" w:hAnsi="Arial" w:cs="Arial"/>
          <w:sz w:val="20"/>
          <w:szCs w:val="20"/>
        </w:rPr>
        <w:t xml:space="preserve"> içerisinde sona erecek şekilde feshetmeyeceğini peşinen kabul, beyan ve taahhüt eder.</w:t>
      </w:r>
      <w:commentRangeEnd w:id="59"/>
      <w:r w:rsidR="00FF4742">
        <w:rPr>
          <w:rStyle w:val="CommentReference"/>
          <w:rFonts w:ascii="Arial Narrow" w:hAnsi="Arial Narrow"/>
          <w:lang w:val="x-none"/>
        </w:rPr>
        <w:commentReference w:id="59"/>
      </w:r>
    </w:p>
    <w:p w14:paraId="510CC05A" w14:textId="77777777" w:rsidR="00AD5329" w:rsidRPr="00AD5329" w:rsidRDefault="00AD5329" w:rsidP="00AD5329">
      <w:pPr>
        <w:numPr>
          <w:ilvl w:val="1"/>
          <w:numId w:val="1"/>
        </w:numPr>
        <w:ind w:left="540" w:hanging="540"/>
        <w:rPr>
          <w:rFonts w:ascii="Arial" w:hAnsi="Arial" w:cs="Arial"/>
          <w:sz w:val="20"/>
          <w:szCs w:val="20"/>
        </w:rPr>
      </w:pPr>
      <w:r w:rsidRPr="00AD5329">
        <w:rPr>
          <w:rFonts w:ascii="Arial" w:hAnsi="Arial" w:cs="Arial"/>
          <w:sz w:val="20"/>
          <w:szCs w:val="20"/>
        </w:rPr>
        <w:t xml:space="preserve">İşbu </w:t>
      </w:r>
      <w:proofErr w:type="spellStart"/>
      <w:r w:rsidRPr="00AD5329">
        <w:rPr>
          <w:rFonts w:ascii="Arial" w:hAnsi="Arial" w:cs="Arial"/>
          <w:sz w:val="20"/>
          <w:szCs w:val="20"/>
        </w:rPr>
        <w:t>Sözleşme’de</w:t>
      </w:r>
      <w:proofErr w:type="spellEnd"/>
      <w:r w:rsidRPr="00AD5329">
        <w:rPr>
          <w:rFonts w:ascii="Arial" w:hAnsi="Arial" w:cs="Arial"/>
          <w:sz w:val="20"/>
          <w:szCs w:val="20"/>
        </w:rPr>
        <w:t xml:space="preserve"> İşletmeci tarafından ödenmesi gereken AYLIK İŞLETME bedellerinin İşletmeci tarafından 1 (bir) takvim yılı içerisinde 2 (iki) kez geç ödemesi halinde BİLGİ '</w:t>
      </w:r>
      <w:proofErr w:type="spellStart"/>
      <w:r w:rsidRPr="00AD5329">
        <w:rPr>
          <w:rFonts w:ascii="Arial" w:hAnsi="Arial" w:cs="Arial"/>
          <w:sz w:val="20"/>
          <w:szCs w:val="20"/>
        </w:rPr>
        <w:t>nin</w:t>
      </w:r>
      <w:proofErr w:type="spellEnd"/>
      <w:r w:rsidRPr="00AD5329">
        <w:rPr>
          <w:rFonts w:ascii="Arial" w:hAnsi="Arial" w:cs="Arial"/>
          <w:sz w:val="20"/>
          <w:szCs w:val="20"/>
        </w:rPr>
        <w:t xml:space="preserve"> tüm kar kaybı, zarar ve tazminat hakları saklı kalmak üzere işbu </w:t>
      </w:r>
      <w:proofErr w:type="spellStart"/>
      <w:r w:rsidRPr="00AD5329">
        <w:rPr>
          <w:rFonts w:ascii="Arial" w:hAnsi="Arial" w:cs="Arial"/>
          <w:sz w:val="20"/>
          <w:szCs w:val="20"/>
        </w:rPr>
        <w:t>Sözleşme’yi</w:t>
      </w:r>
      <w:proofErr w:type="spellEnd"/>
      <w:r w:rsidRPr="00AD5329">
        <w:rPr>
          <w:rFonts w:ascii="Arial" w:hAnsi="Arial" w:cs="Arial"/>
          <w:sz w:val="20"/>
          <w:szCs w:val="20"/>
        </w:rPr>
        <w:t xml:space="preserve"> derhal haklı nedenle fesih etme hakkı doğar. </w:t>
      </w:r>
    </w:p>
    <w:p w14:paraId="713C2165" w14:textId="16D1DFC1" w:rsidR="00AD5329" w:rsidRPr="00AD5329" w:rsidRDefault="00CD6EEF" w:rsidP="00AD5329">
      <w:pPr>
        <w:numPr>
          <w:ilvl w:val="1"/>
          <w:numId w:val="1"/>
        </w:numPr>
        <w:ind w:left="540" w:hanging="540"/>
        <w:rPr>
          <w:rFonts w:ascii="Arial" w:hAnsi="Arial" w:cs="Arial"/>
          <w:sz w:val="20"/>
          <w:szCs w:val="20"/>
        </w:rPr>
      </w:pPr>
      <w:proofErr w:type="spellStart"/>
      <w:r>
        <w:rPr>
          <w:rFonts w:ascii="Arial" w:hAnsi="Arial" w:cs="Arial"/>
          <w:sz w:val="20"/>
          <w:szCs w:val="20"/>
        </w:rPr>
        <w:t>İşletmeci</w:t>
      </w:r>
      <w:r w:rsidR="00AD5329" w:rsidRPr="00AD5329">
        <w:rPr>
          <w:rFonts w:ascii="Arial" w:hAnsi="Arial" w:cs="Arial"/>
          <w:sz w:val="20"/>
          <w:szCs w:val="20"/>
        </w:rPr>
        <w:t>'ye</w:t>
      </w:r>
      <w:proofErr w:type="spellEnd"/>
      <w:r w:rsidR="00AD5329" w:rsidRPr="00AD5329">
        <w:rPr>
          <w:rFonts w:ascii="Arial" w:hAnsi="Arial" w:cs="Arial"/>
          <w:sz w:val="20"/>
          <w:szCs w:val="20"/>
        </w:rPr>
        <w:t xml:space="preserve"> tahsis edilen alan içerisinde bizzat İŞLETMECİ kusurundan kaynaklanan; kolluk kuvvetleri tarafından yargıya aktarılmış devamında İŞLETMECİ aleyhine tüm yasal sürecin tamamlanmasından sonra kesinleşmiş yasal olmayan durumlar için verilen yargı ve idare kararları, sonuçlarının </w:t>
      </w:r>
      <w:proofErr w:type="spellStart"/>
      <w:r w:rsidR="00AD5329" w:rsidRPr="00AD5329">
        <w:rPr>
          <w:rFonts w:ascii="Arial" w:hAnsi="Arial" w:cs="Arial"/>
          <w:sz w:val="20"/>
          <w:szCs w:val="20"/>
        </w:rPr>
        <w:t>BİLGİ’yi</w:t>
      </w:r>
      <w:proofErr w:type="spellEnd"/>
      <w:r w:rsidR="00AD5329" w:rsidRPr="00AD5329">
        <w:rPr>
          <w:rFonts w:ascii="Arial" w:hAnsi="Arial" w:cs="Arial"/>
          <w:sz w:val="20"/>
          <w:szCs w:val="20"/>
        </w:rPr>
        <w:t xml:space="preserve"> de esaslı şekilde zarara uğratması halinde, derhal fesih sebebidir. </w:t>
      </w:r>
    </w:p>
    <w:p w14:paraId="2ADA24B1" w14:textId="3F50EB48" w:rsidR="00AD5329" w:rsidRPr="00AD5329" w:rsidRDefault="00CD6EEF" w:rsidP="00AD5329">
      <w:pPr>
        <w:numPr>
          <w:ilvl w:val="1"/>
          <w:numId w:val="1"/>
        </w:numPr>
        <w:ind w:left="540" w:hanging="540"/>
        <w:rPr>
          <w:rFonts w:ascii="Arial" w:hAnsi="Arial" w:cs="Arial"/>
          <w:sz w:val="20"/>
          <w:szCs w:val="20"/>
        </w:rPr>
      </w:pPr>
      <w:r>
        <w:rPr>
          <w:rFonts w:ascii="Arial" w:hAnsi="Arial" w:cs="Arial"/>
          <w:sz w:val="20"/>
          <w:szCs w:val="20"/>
        </w:rPr>
        <w:t>İşletmeci</w:t>
      </w:r>
      <w:r w:rsidR="00AD5329" w:rsidRPr="00AD5329">
        <w:rPr>
          <w:rFonts w:ascii="Arial" w:hAnsi="Arial" w:cs="Arial"/>
          <w:sz w:val="20"/>
          <w:szCs w:val="20"/>
        </w:rPr>
        <w:t xml:space="preserve"> kendisine tahsis edilen açık ve kapalı alanları işbu Sözleşme’nin amaçları dışında kullanmayacaktır. Bu halde; BİLGİ, </w:t>
      </w:r>
      <w:proofErr w:type="spellStart"/>
      <w:r w:rsidR="00AD5329" w:rsidRPr="00AD5329">
        <w:rPr>
          <w:rFonts w:ascii="Arial" w:hAnsi="Arial" w:cs="Arial"/>
          <w:sz w:val="20"/>
          <w:szCs w:val="20"/>
        </w:rPr>
        <w:t>İŞLETMECİ'yi</w:t>
      </w:r>
      <w:proofErr w:type="spellEnd"/>
      <w:r w:rsidR="00AD5329" w:rsidRPr="00AD5329">
        <w:rPr>
          <w:rFonts w:ascii="Arial" w:hAnsi="Arial" w:cs="Arial"/>
          <w:sz w:val="20"/>
          <w:szCs w:val="20"/>
        </w:rPr>
        <w:t xml:space="preserve"> yazılı olarak uyaracak ve amaç dışı kullanımın derhal sona erdirilmesini talep edecektir. Yazılı ihtar ve tanınan süreye rağmen amaç dışı kullanım sürüyorsa, BİLGİ iş bu </w:t>
      </w:r>
      <w:proofErr w:type="spellStart"/>
      <w:r w:rsidR="00AD5329" w:rsidRPr="00AD5329">
        <w:rPr>
          <w:rFonts w:ascii="Arial" w:hAnsi="Arial" w:cs="Arial"/>
          <w:sz w:val="20"/>
          <w:szCs w:val="20"/>
        </w:rPr>
        <w:t>Sözleşme’yi</w:t>
      </w:r>
      <w:proofErr w:type="spellEnd"/>
      <w:r w:rsidR="00AD5329" w:rsidRPr="00AD5329">
        <w:rPr>
          <w:rFonts w:ascii="Arial" w:hAnsi="Arial" w:cs="Arial"/>
          <w:sz w:val="20"/>
          <w:szCs w:val="20"/>
        </w:rPr>
        <w:t xml:space="preserve"> derhal tek taraflı olarak fesih edebilecek ve oluşan kar kaybı, maddi manevi zararlarını derhal talep edebilecektir. </w:t>
      </w:r>
    </w:p>
    <w:p w14:paraId="0DBE5DAA" w14:textId="77777777" w:rsidR="00AD5329" w:rsidRPr="00AD5329" w:rsidRDefault="00AD5329" w:rsidP="00AD5329">
      <w:pPr>
        <w:numPr>
          <w:ilvl w:val="1"/>
          <w:numId w:val="1"/>
        </w:numPr>
        <w:ind w:left="540" w:hanging="540"/>
        <w:rPr>
          <w:rFonts w:ascii="Arial" w:hAnsi="Arial" w:cs="Arial"/>
          <w:sz w:val="20"/>
          <w:szCs w:val="20"/>
        </w:rPr>
      </w:pPr>
      <w:proofErr w:type="spellStart"/>
      <w:r w:rsidRPr="00AD5329">
        <w:rPr>
          <w:rFonts w:ascii="Arial" w:hAnsi="Arial" w:cs="Arial"/>
          <w:sz w:val="20"/>
          <w:szCs w:val="20"/>
        </w:rPr>
        <w:t>İşletmeci’nin</w:t>
      </w:r>
      <w:proofErr w:type="spellEnd"/>
      <w:r w:rsidRPr="00AD5329">
        <w:rPr>
          <w:rFonts w:ascii="Arial" w:hAnsi="Arial" w:cs="Arial"/>
          <w:sz w:val="20"/>
          <w:szCs w:val="20"/>
        </w:rPr>
        <w:t xml:space="preserve"> ruhsatlarının ve/veya izinlerinin herhangi bir sebeple resmi mercilerce iptal edilmesi halinde ve bu iptal sebeplerinin </w:t>
      </w:r>
      <w:proofErr w:type="spellStart"/>
      <w:r w:rsidRPr="00AD5329">
        <w:rPr>
          <w:rFonts w:ascii="Arial" w:hAnsi="Arial" w:cs="Arial"/>
          <w:sz w:val="20"/>
          <w:szCs w:val="20"/>
        </w:rPr>
        <w:t>BİLGİ’den</w:t>
      </w:r>
      <w:proofErr w:type="spellEnd"/>
      <w:r w:rsidRPr="00AD5329">
        <w:rPr>
          <w:rFonts w:ascii="Arial" w:hAnsi="Arial" w:cs="Arial"/>
          <w:sz w:val="20"/>
          <w:szCs w:val="20"/>
        </w:rPr>
        <w:t xml:space="preserve"> veya işletmenin kendisinden kaynaklanmaması kaydıyla BİLGİ herhangi bir tazminat ödeme yükümlülüğü olmaksızın sözleşmeyi tek taraflı olarak feshedebilir.</w:t>
      </w:r>
    </w:p>
    <w:p w14:paraId="5B1C018C" w14:textId="77777777" w:rsidR="00AD5329" w:rsidRPr="00AD5329" w:rsidRDefault="00AD5329" w:rsidP="00AD5329">
      <w:pPr>
        <w:numPr>
          <w:ilvl w:val="1"/>
          <w:numId w:val="1"/>
        </w:numPr>
        <w:ind w:left="540" w:hanging="540"/>
        <w:rPr>
          <w:rFonts w:ascii="Arial" w:hAnsi="Arial" w:cs="Arial"/>
          <w:sz w:val="20"/>
          <w:szCs w:val="20"/>
        </w:rPr>
      </w:pPr>
      <w:proofErr w:type="spellStart"/>
      <w:r w:rsidRPr="00AD5329">
        <w:rPr>
          <w:rFonts w:ascii="Arial" w:hAnsi="Arial" w:cs="Arial"/>
          <w:sz w:val="20"/>
          <w:szCs w:val="20"/>
        </w:rPr>
        <w:t>BİLGİ’nin</w:t>
      </w:r>
      <w:proofErr w:type="spellEnd"/>
      <w:r w:rsidRPr="00AD5329">
        <w:rPr>
          <w:rFonts w:ascii="Arial" w:hAnsi="Arial" w:cs="Arial"/>
          <w:sz w:val="20"/>
          <w:szCs w:val="20"/>
        </w:rPr>
        <w:t xml:space="preserve"> personelinin, öğrencilerinin, ziyaretçilerinin veya çevredeki 3. şahısların işletme ile ilgili işletme kalitesi ya da başka bir sebeple şikâyette bulunmaları halinde BİLGİ, söz konusu şikâyetleri derhal </w:t>
      </w:r>
      <w:proofErr w:type="spellStart"/>
      <w:r w:rsidRPr="00AD5329">
        <w:rPr>
          <w:rFonts w:ascii="Arial" w:hAnsi="Arial" w:cs="Arial"/>
          <w:sz w:val="20"/>
          <w:szCs w:val="20"/>
        </w:rPr>
        <w:t>İşletmeci’ye</w:t>
      </w:r>
      <w:proofErr w:type="spellEnd"/>
      <w:r w:rsidRPr="00AD5329">
        <w:rPr>
          <w:rFonts w:ascii="Arial" w:hAnsi="Arial" w:cs="Arial"/>
          <w:sz w:val="20"/>
          <w:szCs w:val="20"/>
        </w:rPr>
        <w:t xml:space="preserve"> iletecek, İşletmeci söz konusu şikâyetlerin giderilmesi için gerekli azami çabayı gösterecektir. Söz konusu şikâyetlerin bildirime rağmen 1 yıl içerisinde 20 adede ulaşması halinde </w:t>
      </w:r>
      <w:proofErr w:type="spellStart"/>
      <w:r w:rsidRPr="00AD5329">
        <w:rPr>
          <w:rFonts w:ascii="Arial" w:hAnsi="Arial" w:cs="Arial"/>
          <w:sz w:val="20"/>
          <w:szCs w:val="20"/>
        </w:rPr>
        <w:t>BİLGİ'nin</w:t>
      </w:r>
      <w:proofErr w:type="spellEnd"/>
      <w:r w:rsidRPr="00AD5329">
        <w:rPr>
          <w:rFonts w:ascii="Arial" w:hAnsi="Arial" w:cs="Arial"/>
          <w:sz w:val="20"/>
          <w:szCs w:val="20"/>
        </w:rPr>
        <w:t xml:space="preserve"> tüm kar kaybı, zarar ve tazminat hakları saklı kalmak üzere işbu </w:t>
      </w:r>
      <w:proofErr w:type="spellStart"/>
      <w:r w:rsidRPr="00AD5329">
        <w:rPr>
          <w:rFonts w:ascii="Arial" w:hAnsi="Arial" w:cs="Arial"/>
          <w:sz w:val="20"/>
          <w:szCs w:val="20"/>
        </w:rPr>
        <w:t>Sözleşme’yi</w:t>
      </w:r>
      <w:proofErr w:type="spellEnd"/>
      <w:r w:rsidRPr="00AD5329">
        <w:rPr>
          <w:rFonts w:ascii="Arial" w:hAnsi="Arial" w:cs="Arial"/>
          <w:sz w:val="20"/>
          <w:szCs w:val="20"/>
        </w:rPr>
        <w:t xml:space="preserve"> derhal haklı nedenle fesih etme hakkı doğar. </w:t>
      </w:r>
    </w:p>
    <w:p w14:paraId="5C7439F0" w14:textId="5F05E5A8" w:rsidR="00AD5329" w:rsidRPr="00AD5329" w:rsidRDefault="00CD6EEF" w:rsidP="00AD5329">
      <w:pPr>
        <w:numPr>
          <w:ilvl w:val="1"/>
          <w:numId w:val="1"/>
        </w:numPr>
        <w:ind w:left="540" w:hanging="540"/>
        <w:rPr>
          <w:rFonts w:ascii="Arial" w:hAnsi="Arial" w:cs="Arial"/>
          <w:sz w:val="20"/>
          <w:szCs w:val="20"/>
        </w:rPr>
      </w:pPr>
      <w:proofErr w:type="spellStart"/>
      <w:r>
        <w:rPr>
          <w:rFonts w:ascii="Arial" w:hAnsi="Arial" w:cs="Arial"/>
          <w:sz w:val="20"/>
          <w:szCs w:val="20"/>
        </w:rPr>
        <w:t>İşletmecinin</w:t>
      </w:r>
      <w:r w:rsidR="00AD5329" w:rsidRPr="00AD5329">
        <w:rPr>
          <w:rFonts w:ascii="Arial" w:hAnsi="Arial" w:cs="Arial"/>
          <w:sz w:val="20"/>
          <w:szCs w:val="20"/>
        </w:rPr>
        <w:t>’nin</w:t>
      </w:r>
      <w:proofErr w:type="spellEnd"/>
      <w:r w:rsidR="00AD5329" w:rsidRPr="00AD5329">
        <w:rPr>
          <w:rFonts w:ascii="Arial" w:hAnsi="Arial" w:cs="Arial"/>
          <w:sz w:val="20"/>
          <w:szCs w:val="20"/>
        </w:rPr>
        <w:t xml:space="preserve"> 4.8 </w:t>
      </w:r>
      <w:proofErr w:type="spellStart"/>
      <w:r w:rsidR="00AD5329" w:rsidRPr="00AD5329">
        <w:rPr>
          <w:rFonts w:ascii="Arial" w:hAnsi="Arial" w:cs="Arial"/>
          <w:sz w:val="20"/>
          <w:szCs w:val="20"/>
        </w:rPr>
        <w:t>no’lu</w:t>
      </w:r>
      <w:proofErr w:type="spellEnd"/>
      <w:r w:rsidR="00AD5329" w:rsidRPr="00AD5329">
        <w:rPr>
          <w:rFonts w:ascii="Arial" w:hAnsi="Arial" w:cs="Arial"/>
          <w:sz w:val="20"/>
          <w:szCs w:val="20"/>
        </w:rPr>
        <w:t xml:space="preserve"> maddelerde yer alan yükümlülüklerini ilgili maddelerde belirtilen süre içinde yerine getirmemesi halinde BİLGİ '</w:t>
      </w:r>
      <w:proofErr w:type="spellStart"/>
      <w:r w:rsidR="00AD5329" w:rsidRPr="00AD5329">
        <w:rPr>
          <w:rFonts w:ascii="Arial" w:hAnsi="Arial" w:cs="Arial"/>
          <w:sz w:val="20"/>
          <w:szCs w:val="20"/>
        </w:rPr>
        <w:t>nin</w:t>
      </w:r>
      <w:proofErr w:type="spellEnd"/>
      <w:r w:rsidR="00AD5329" w:rsidRPr="00AD5329">
        <w:rPr>
          <w:rFonts w:ascii="Arial" w:hAnsi="Arial" w:cs="Arial"/>
          <w:sz w:val="20"/>
          <w:szCs w:val="20"/>
        </w:rPr>
        <w:t xml:space="preserve"> tüm kar kaybı, zarar ve tazminat hakları saklı kalmak üzere işbu sözleşmeyi derhal haklı nedenle fesih etme hakkı doğar. </w:t>
      </w:r>
    </w:p>
    <w:p w14:paraId="71DFA378" w14:textId="515C7451" w:rsidR="00AD5329" w:rsidRPr="00672880" w:rsidRDefault="00AD5329" w:rsidP="00AD5329">
      <w:pPr>
        <w:numPr>
          <w:ilvl w:val="1"/>
          <w:numId w:val="1"/>
        </w:numPr>
        <w:spacing w:after="0" w:afterAutospacing="0"/>
        <w:ind w:left="540" w:hanging="540"/>
        <w:rPr>
          <w:rFonts w:ascii="Arial" w:hAnsi="Arial" w:cs="Arial"/>
          <w:sz w:val="20"/>
          <w:szCs w:val="20"/>
        </w:rPr>
      </w:pPr>
      <w:r w:rsidRPr="00672880">
        <w:rPr>
          <w:rFonts w:ascii="Arial" w:hAnsi="Arial" w:cs="Arial"/>
          <w:sz w:val="20"/>
          <w:szCs w:val="20"/>
        </w:rPr>
        <w:t>İstanbul Bilgi Üniversitesi’nin kullanımında olan adresleri yukarıda belirtilen kampüs</w:t>
      </w:r>
      <w:del w:id="70" w:author="Duygu Gunduz" w:date="2019-05-15T15:50:00Z">
        <w:r w:rsidRPr="00672880" w:rsidDel="00C060EC">
          <w:rPr>
            <w:rFonts w:ascii="Arial" w:hAnsi="Arial" w:cs="Arial"/>
            <w:sz w:val="20"/>
            <w:szCs w:val="20"/>
          </w:rPr>
          <w:delText>ün</w:delText>
        </w:r>
      </w:del>
      <w:ins w:id="71" w:author="Duygu Gunduz" w:date="2019-05-15T15:59:00Z">
        <w:r w:rsidR="00672880" w:rsidRPr="00672880">
          <w:rPr>
            <w:rFonts w:ascii="Arial" w:hAnsi="Arial" w:cs="Arial"/>
            <w:sz w:val="20"/>
            <w:szCs w:val="20"/>
            <w:rPrChange w:id="72" w:author="Duygu Gunduz" w:date="2019-05-16T09:11:00Z">
              <w:rPr>
                <w:rFonts w:ascii="Arial" w:hAnsi="Arial" w:cs="Arial"/>
                <w:sz w:val="20"/>
                <w:szCs w:val="20"/>
                <w:highlight w:val="yellow"/>
              </w:rPr>
            </w:rPrChange>
          </w:rPr>
          <w:t>lerden herhangi birini</w:t>
        </w:r>
      </w:ins>
      <w:r w:rsidRPr="00672880">
        <w:rPr>
          <w:rFonts w:ascii="Arial" w:hAnsi="Arial" w:cs="Arial"/>
          <w:sz w:val="20"/>
          <w:szCs w:val="20"/>
        </w:rPr>
        <w:t xml:space="preserve"> </w:t>
      </w:r>
      <w:del w:id="73" w:author="Duygu Gunduz" w:date="2019-05-15T15:59:00Z">
        <w:r w:rsidRPr="00672880" w:rsidDel="00DA7575">
          <w:rPr>
            <w:rFonts w:ascii="Arial" w:hAnsi="Arial" w:cs="Arial"/>
            <w:sz w:val="20"/>
            <w:szCs w:val="20"/>
          </w:rPr>
          <w:delText xml:space="preserve">herhangi bir nedenle </w:delText>
        </w:r>
      </w:del>
      <w:r w:rsidRPr="00672880">
        <w:rPr>
          <w:rFonts w:ascii="Arial" w:hAnsi="Arial" w:cs="Arial"/>
          <w:sz w:val="20"/>
          <w:szCs w:val="20"/>
        </w:rPr>
        <w:t>tahliye e</w:t>
      </w:r>
      <w:ins w:id="74" w:author="Duygu Gunduz" w:date="2019-05-15T16:00:00Z">
        <w:r w:rsidR="00DA7575" w:rsidRPr="00672880">
          <w:rPr>
            <w:rFonts w:ascii="Arial" w:hAnsi="Arial" w:cs="Arial"/>
            <w:sz w:val="20"/>
            <w:szCs w:val="20"/>
            <w:rPrChange w:id="75" w:author="Duygu Gunduz" w:date="2019-05-16T09:11:00Z">
              <w:rPr>
                <w:rFonts w:ascii="Arial" w:hAnsi="Arial" w:cs="Arial"/>
                <w:sz w:val="20"/>
                <w:szCs w:val="20"/>
                <w:highlight w:val="yellow"/>
              </w:rPr>
            </w:rPrChange>
          </w:rPr>
          <w:t>tmesi</w:t>
        </w:r>
      </w:ins>
      <w:del w:id="76" w:author="Duygu Gunduz" w:date="2019-05-15T16:00:00Z">
        <w:r w:rsidRPr="00672880" w:rsidDel="00DA7575">
          <w:rPr>
            <w:rFonts w:ascii="Arial" w:hAnsi="Arial" w:cs="Arial"/>
            <w:sz w:val="20"/>
            <w:szCs w:val="20"/>
          </w:rPr>
          <w:delText>dilmesi</w:delText>
        </w:r>
      </w:del>
      <w:ins w:id="77" w:author="Duygu Gunduz" w:date="2019-05-15T15:58:00Z">
        <w:r w:rsidR="00C060EC" w:rsidRPr="00672880">
          <w:rPr>
            <w:rFonts w:ascii="Arial" w:hAnsi="Arial" w:cs="Arial"/>
            <w:sz w:val="20"/>
            <w:szCs w:val="20"/>
            <w:rPrChange w:id="78" w:author="Duygu Gunduz" w:date="2019-05-16T09:11:00Z">
              <w:rPr>
                <w:rFonts w:ascii="Arial" w:hAnsi="Arial" w:cs="Arial"/>
                <w:sz w:val="20"/>
                <w:szCs w:val="20"/>
                <w:highlight w:val="yellow"/>
              </w:rPr>
            </w:rPrChange>
          </w:rPr>
          <w:t xml:space="preserve"> </w:t>
        </w:r>
        <w:r w:rsidR="00DA7575" w:rsidRPr="00672880">
          <w:rPr>
            <w:rFonts w:ascii="Arial" w:hAnsi="Arial" w:cs="Arial"/>
            <w:sz w:val="20"/>
            <w:szCs w:val="20"/>
            <w:rPrChange w:id="79" w:author="Duygu Gunduz" w:date="2019-05-16T09:11:00Z">
              <w:rPr>
                <w:rFonts w:ascii="Arial" w:hAnsi="Arial" w:cs="Arial"/>
                <w:sz w:val="20"/>
                <w:szCs w:val="20"/>
                <w:highlight w:val="yellow"/>
              </w:rPr>
            </w:rPrChange>
          </w:rPr>
          <w:t>veya</w:t>
        </w:r>
      </w:ins>
      <w:ins w:id="80" w:author="Duygu Gunduz" w:date="2019-05-16T09:11:00Z">
        <w:r w:rsidR="00672880" w:rsidRPr="00672880">
          <w:rPr>
            <w:rFonts w:ascii="Arial" w:hAnsi="Arial" w:cs="Arial"/>
            <w:sz w:val="20"/>
            <w:szCs w:val="20"/>
            <w:rPrChange w:id="81" w:author="Duygu Gunduz" w:date="2019-05-16T09:11:00Z">
              <w:rPr>
                <w:rFonts w:ascii="Arial" w:hAnsi="Arial" w:cs="Arial"/>
                <w:sz w:val="20"/>
                <w:szCs w:val="20"/>
                <w:highlight w:val="yellow"/>
              </w:rPr>
            </w:rPrChange>
          </w:rPr>
          <w:t xml:space="preserve"> kampüsten tahliye</w:t>
        </w:r>
      </w:ins>
      <w:ins w:id="82" w:author="Duygu Gunduz" w:date="2019-05-15T15:58:00Z">
        <w:r w:rsidR="00DA7575" w:rsidRPr="00672880">
          <w:rPr>
            <w:rFonts w:ascii="Arial" w:hAnsi="Arial" w:cs="Arial"/>
            <w:sz w:val="20"/>
            <w:szCs w:val="20"/>
            <w:rPrChange w:id="83" w:author="Duygu Gunduz" w:date="2019-05-16T09:11:00Z">
              <w:rPr>
                <w:rFonts w:ascii="Arial" w:hAnsi="Arial" w:cs="Arial"/>
                <w:sz w:val="20"/>
                <w:szCs w:val="20"/>
                <w:highlight w:val="yellow"/>
              </w:rPr>
            </w:rPrChange>
          </w:rPr>
          <w:t xml:space="preserve"> </w:t>
        </w:r>
      </w:ins>
      <w:ins w:id="84" w:author="Duygu Gunduz" w:date="2019-05-15T16:00:00Z">
        <w:r w:rsidR="00DA7575" w:rsidRPr="00672880">
          <w:rPr>
            <w:rFonts w:ascii="Arial" w:hAnsi="Arial" w:cs="Arial"/>
            <w:sz w:val="20"/>
            <w:szCs w:val="20"/>
            <w:rPrChange w:id="85" w:author="Duygu Gunduz" w:date="2019-05-16T09:11:00Z">
              <w:rPr>
                <w:rFonts w:ascii="Arial" w:hAnsi="Arial" w:cs="Arial"/>
                <w:sz w:val="20"/>
                <w:szCs w:val="20"/>
                <w:highlight w:val="yellow"/>
              </w:rPr>
            </w:rPrChange>
          </w:rPr>
          <w:t xml:space="preserve">edilmesi </w:t>
        </w:r>
      </w:ins>
      <w:del w:id="86" w:author="Duygu Gunduz" w:date="2019-05-15T16:00:00Z">
        <w:r w:rsidRPr="00672880" w:rsidDel="00DA7575">
          <w:rPr>
            <w:rFonts w:ascii="Arial" w:hAnsi="Arial" w:cs="Arial"/>
            <w:sz w:val="20"/>
            <w:szCs w:val="20"/>
          </w:rPr>
          <w:delText xml:space="preserve"> </w:delText>
        </w:r>
      </w:del>
      <w:r w:rsidRPr="00672880">
        <w:rPr>
          <w:rFonts w:ascii="Arial" w:hAnsi="Arial" w:cs="Arial"/>
          <w:sz w:val="20"/>
          <w:szCs w:val="20"/>
        </w:rPr>
        <w:t>halinde</w:t>
      </w:r>
      <w:ins w:id="87" w:author="Duygu Gunduz" w:date="2019-05-16T09:15:00Z">
        <w:r w:rsidR="00672880">
          <w:rPr>
            <w:rFonts w:ascii="Arial" w:hAnsi="Arial" w:cs="Arial"/>
            <w:sz w:val="20"/>
            <w:szCs w:val="20"/>
          </w:rPr>
          <w:t>,</w:t>
        </w:r>
      </w:ins>
      <w:r w:rsidRPr="00672880">
        <w:rPr>
          <w:rFonts w:ascii="Arial" w:hAnsi="Arial" w:cs="Arial"/>
          <w:sz w:val="20"/>
          <w:szCs w:val="20"/>
        </w:rPr>
        <w:t xml:space="preserve"> işbu İşletme Sözleşmesi</w:t>
      </w:r>
      <w:ins w:id="88" w:author="Duygu Gunduz" w:date="2019-05-16T09:14:00Z">
        <w:r w:rsidR="00672880">
          <w:rPr>
            <w:rFonts w:ascii="Arial" w:hAnsi="Arial" w:cs="Arial"/>
            <w:sz w:val="20"/>
            <w:szCs w:val="20"/>
          </w:rPr>
          <w:t xml:space="preserve"> </w:t>
        </w:r>
      </w:ins>
      <w:ins w:id="89" w:author="Duygu Gunduz" w:date="2019-05-16T09:17:00Z">
        <w:r w:rsidR="00672880">
          <w:rPr>
            <w:rFonts w:ascii="Arial" w:hAnsi="Arial" w:cs="Arial"/>
            <w:sz w:val="20"/>
            <w:szCs w:val="20"/>
          </w:rPr>
          <w:t xml:space="preserve">yukarıda belirtilen </w:t>
        </w:r>
      </w:ins>
      <w:del w:id="90" w:author="Duygu Gunduz" w:date="2019-05-16T09:14:00Z">
        <w:r w:rsidRPr="00672880" w:rsidDel="00672880">
          <w:rPr>
            <w:rFonts w:ascii="Arial" w:hAnsi="Arial" w:cs="Arial"/>
            <w:sz w:val="20"/>
            <w:szCs w:val="20"/>
          </w:rPr>
          <w:delText xml:space="preserve"> de</w:delText>
        </w:r>
      </w:del>
      <w:del w:id="91" w:author="Duygu Gunduz" w:date="2019-05-16T09:16:00Z">
        <w:r w:rsidRPr="00672880" w:rsidDel="00672880">
          <w:rPr>
            <w:rFonts w:ascii="Arial" w:hAnsi="Arial" w:cs="Arial"/>
            <w:sz w:val="20"/>
            <w:szCs w:val="20"/>
          </w:rPr>
          <w:delText xml:space="preserve"> kendiliğinden sona ermiş</w:delText>
        </w:r>
      </w:del>
      <w:ins w:id="92" w:author="Duygu Gunduz" w:date="2019-05-16T09:16:00Z">
        <w:r w:rsidR="00672880">
          <w:rPr>
            <w:rFonts w:ascii="Arial" w:hAnsi="Arial" w:cs="Arial"/>
            <w:sz w:val="20"/>
            <w:szCs w:val="20"/>
          </w:rPr>
          <w:t xml:space="preserve">diğer </w:t>
        </w:r>
      </w:ins>
      <w:ins w:id="93" w:author="Duygu Gunduz" w:date="2019-05-16T09:14:00Z">
        <w:r w:rsidR="00672880">
          <w:rPr>
            <w:rFonts w:ascii="Arial" w:hAnsi="Arial" w:cs="Arial"/>
            <w:sz w:val="20"/>
            <w:szCs w:val="20"/>
          </w:rPr>
          <w:t xml:space="preserve">kampüsler için </w:t>
        </w:r>
      </w:ins>
      <w:ins w:id="94" w:author="Duygu Gunduz" w:date="2019-05-16T09:15:00Z">
        <w:r w:rsidR="00672880">
          <w:rPr>
            <w:rFonts w:ascii="Arial" w:hAnsi="Arial" w:cs="Arial"/>
            <w:sz w:val="20"/>
            <w:szCs w:val="20"/>
          </w:rPr>
          <w:t>hüküm doğurmaya devam edecektir.</w:t>
        </w:r>
      </w:ins>
      <w:ins w:id="95" w:author="Duygu Gunduz" w:date="2019-05-16T09:17:00Z">
        <w:r w:rsidR="00672880">
          <w:rPr>
            <w:rFonts w:ascii="Arial" w:hAnsi="Arial" w:cs="Arial"/>
            <w:sz w:val="20"/>
            <w:szCs w:val="20"/>
          </w:rPr>
          <w:t xml:space="preserve"> </w:t>
        </w:r>
        <w:proofErr w:type="spellStart"/>
        <w:r w:rsidR="00672880">
          <w:rPr>
            <w:rFonts w:ascii="Arial" w:hAnsi="Arial" w:cs="Arial"/>
            <w:sz w:val="20"/>
            <w:szCs w:val="20"/>
          </w:rPr>
          <w:t>BİLGİ’nin</w:t>
        </w:r>
        <w:proofErr w:type="spellEnd"/>
        <w:r w:rsidR="00672880">
          <w:rPr>
            <w:rFonts w:ascii="Arial" w:hAnsi="Arial" w:cs="Arial"/>
            <w:sz w:val="20"/>
            <w:szCs w:val="20"/>
          </w:rPr>
          <w:t xml:space="preserve"> </w:t>
        </w:r>
        <w:proofErr w:type="spellStart"/>
        <w:r w:rsidR="00672880">
          <w:rPr>
            <w:rFonts w:ascii="Arial" w:hAnsi="Arial" w:cs="Arial"/>
            <w:sz w:val="20"/>
            <w:szCs w:val="20"/>
          </w:rPr>
          <w:t>İşletmeci’ye</w:t>
        </w:r>
        <w:proofErr w:type="spellEnd"/>
        <w:r w:rsidR="00672880">
          <w:rPr>
            <w:rFonts w:ascii="Arial" w:hAnsi="Arial" w:cs="Arial"/>
            <w:sz w:val="20"/>
            <w:szCs w:val="20"/>
          </w:rPr>
          <w:t xml:space="preserve"> tahliye kararını bildirmesinden </w:t>
        </w:r>
        <w:r w:rsidR="0050419B">
          <w:rPr>
            <w:rFonts w:ascii="Arial" w:hAnsi="Arial" w:cs="Arial"/>
            <w:sz w:val="20"/>
            <w:szCs w:val="20"/>
          </w:rPr>
          <w:lastRenderedPageBreak/>
          <w:t>itibaren 45</w:t>
        </w:r>
      </w:ins>
      <w:ins w:id="96" w:author="Duygu Gunduz" w:date="2019-05-16T09:18:00Z">
        <w:r w:rsidR="00672880">
          <w:rPr>
            <w:rFonts w:ascii="Arial" w:hAnsi="Arial" w:cs="Arial"/>
            <w:sz w:val="20"/>
            <w:szCs w:val="20"/>
          </w:rPr>
          <w:t xml:space="preserve"> (</w:t>
        </w:r>
      </w:ins>
      <w:proofErr w:type="spellStart"/>
      <w:ins w:id="97" w:author="Duygu Gunduz" w:date="2019-05-16T10:24:00Z">
        <w:r w:rsidR="0050419B">
          <w:rPr>
            <w:rFonts w:ascii="Arial" w:hAnsi="Arial" w:cs="Arial"/>
            <w:sz w:val="20"/>
            <w:szCs w:val="20"/>
          </w:rPr>
          <w:t>kırkbeş</w:t>
        </w:r>
      </w:ins>
      <w:proofErr w:type="spellEnd"/>
      <w:ins w:id="98" w:author="Duygu Gunduz" w:date="2019-05-16T09:18:00Z">
        <w:r w:rsidR="00672880">
          <w:rPr>
            <w:rFonts w:ascii="Arial" w:hAnsi="Arial" w:cs="Arial"/>
            <w:sz w:val="20"/>
            <w:szCs w:val="20"/>
          </w:rPr>
          <w:t>)</w:t>
        </w:r>
      </w:ins>
      <w:ins w:id="99" w:author="Duygu Gunduz" w:date="2019-05-16T09:17:00Z">
        <w:r w:rsidR="00672880">
          <w:rPr>
            <w:rFonts w:ascii="Arial" w:hAnsi="Arial" w:cs="Arial"/>
            <w:sz w:val="20"/>
            <w:szCs w:val="20"/>
          </w:rPr>
          <w:t xml:space="preserve"> gün içerisinde</w:t>
        </w:r>
      </w:ins>
      <w:ins w:id="100" w:author="Duygu Gunduz" w:date="2019-05-16T09:25:00Z">
        <w:r w:rsidR="00817E05">
          <w:rPr>
            <w:rFonts w:ascii="Arial" w:hAnsi="Arial" w:cs="Arial"/>
            <w:sz w:val="20"/>
            <w:szCs w:val="20"/>
          </w:rPr>
          <w:t>,</w:t>
        </w:r>
      </w:ins>
      <w:ins w:id="101" w:author="Duygu Gunduz" w:date="2019-05-16T09:18:00Z">
        <w:r w:rsidR="00672880">
          <w:rPr>
            <w:rFonts w:ascii="Arial" w:hAnsi="Arial" w:cs="Arial"/>
            <w:sz w:val="20"/>
            <w:szCs w:val="20"/>
          </w:rPr>
          <w:t xml:space="preserve"> Taraflar karşılıklı ve yazılı olarak işbu sözleşme</w:t>
        </w:r>
      </w:ins>
      <w:ins w:id="102" w:author="Duygu Gunduz" w:date="2019-05-16T09:19:00Z">
        <w:r w:rsidR="00672880">
          <w:rPr>
            <w:rFonts w:ascii="Arial" w:hAnsi="Arial" w:cs="Arial"/>
            <w:sz w:val="20"/>
            <w:szCs w:val="20"/>
          </w:rPr>
          <w:t xml:space="preserve"> hükümlerini yukarıda adresleri belirtilen diğer kampüs veya ka</w:t>
        </w:r>
      </w:ins>
      <w:ins w:id="103" w:author="Duygu Gunduz" w:date="2019-05-16T09:21:00Z">
        <w:r w:rsidR="003244BD">
          <w:rPr>
            <w:rFonts w:ascii="Arial" w:hAnsi="Arial" w:cs="Arial"/>
            <w:sz w:val="20"/>
            <w:szCs w:val="20"/>
          </w:rPr>
          <w:t>m</w:t>
        </w:r>
      </w:ins>
      <w:ins w:id="104" w:author="Duygu Gunduz" w:date="2019-05-16T09:19:00Z">
        <w:r w:rsidR="00672880">
          <w:rPr>
            <w:rFonts w:ascii="Arial" w:hAnsi="Arial" w:cs="Arial"/>
            <w:sz w:val="20"/>
            <w:szCs w:val="20"/>
          </w:rPr>
          <w:t>püsler için tadil edecektir.</w:t>
        </w:r>
      </w:ins>
      <w:ins w:id="105" w:author="Duygu Gunduz" w:date="2019-05-16T09:17:00Z">
        <w:r w:rsidR="00672880">
          <w:rPr>
            <w:rFonts w:ascii="Arial" w:hAnsi="Arial" w:cs="Arial"/>
            <w:sz w:val="20"/>
            <w:szCs w:val="20"/>
          </w:rPr>
          <w:t xml:space="preserve"> </w:t>
        </w:r>
      </w:ins>
      <w:ins w:id="106" w:author="Duygu Gunduz" w:date="2019-05-16T09:15:00Z">
        <w:r w:rsidR="00672880">
          <w:rPr>
            <w:rFonts w:ascii="Arial" w:hAnsi="Arial" w:cs="Arial"/>
            <w:sz w:val="20"/>
            <w:szCs w:val="20"/>
          </w:rPr>
          <w:t xml:space="preserve"> </w:t>
        </w:r>
      </w:ins>
      <w:del w:id="107" w:author="Duygu Gunduz" w:date="2019-05-16T09:17:00Z">
        <w:r w:rsidRPr="00672880" w:rsidDel="00672880">
          <w:rPr>
            <w:rFonts w:ascii="Arial" w:hAnsi="Arial" w:cs="Arial"/>
            <w:sz w:val="20"/>
            <w:szCs w:val="20"/>
          </w:rPr>
          <w:delText xml:space="preserve"> olacaktır. </w:delText>
        </w:r>
      </w:del>
      <w:r w:rsidRPr="00672880">
        <w:rPr>
          <w:rFonts w:ascii="Arial" w:hAnsi="Arial" w:cs="Arial"/>
          <w:sz w:val="20"/>
          <w:szCs w:val="20"/>
        </w:rPr>
        <w:t>Bu durum</w:t>
      </w:r>
      <w:ins w:id="108" w:author="Duygu Gunduz" w:date="2019-05-16T09:18:00Z">
        <w:r w:rsidR="00672880">
          <w:rPr>
            <w:rFonts w:ascii="Arial" w:hAnsi="Arial" w:cs="Arial"/>
            <w:sz w:val="20"/>
            <w:szCs w:val="20"/>
          </w:rPr>
          <w:t>da</w:t>
        </w:r>
      </w:ins>
      <w:ins w:id="109" w:author="Duygu Gunduz" w:date="2019-05-16T09:25:00Z">
        <w:r w:rsidR="00817E05">
          <w:rPr>
            <w:rFonts w:ascii="Arial" w:hAnsi="Arial" w:cs="Arial"/>
            <w:sz w:val="20"/>
            <w:szCs w:val="20"/>
          </w:rPr>
          <w:t>,</w:t>
        </w:r>
      </w:ins>
      <w:ins w:id="110" w:author="Duygu Gunduz" w:date="2019-05-16T09:18:00Z">
        <w:r w:rsidR="00672880">
          <w:rPr>
            <w:rFonts w:ascii="Arial" w:hAnsi="Arial" w:cs="Arial"/>
            <w:sz w:val="20"/>
            <w:szCs w:val="20"/>
          </w:rPr>
          <w:t xml:space="preserve"> </w:t>
        </w:r>
      </w:ins>
      <w:del w:id="111" w:author="Duygu Gunduz" w:date="2019-05-16T09:18:00Z">
        <w:r w:rsidRPr="00672880" w:rsidDel="00672880">
          <w:rPr>
            <w:rFonts w:ascii="Arial" w:hAnsi="Arial" w:cs="Arial"/>
            <w:sz w:val="20"/>
            <w:szCs w:val="20"/>
          </w:rPr>
          <w:delText xml:space="preserve">da </w:delText>
        </w:r>
      </w:del>
      <w:r w:rsidRPr="00672880">
        <w:rPr>
          <w:rFonts w:ascii="Arial" w:hAnsi="Arial" w:cs="Arial"/>
          <w:sz w:val="20"/>
          <w:szCs w:val="20"/>
        </w:rPr>
        <w:t>İşletmeci</w:t>
      </w:r>
      <w:del w:id="112" w:author="Duygu Gunduz" w:date="2019-05-16T09:18:00Z">
        <w:r w:rsidRPr="00672880" w:rsidDel="00672880">
          <w:rPr>
            <w:rFonts w:ascii="Arial" w:hAnsi="Arial" w:cs="Arial"/>
            <w:sz w:val="20"/>
            <w:szCs w:val="20"/>
          </w:rPr>
          <w:delText>’nin</w:delText>
        </w:r>
      </w:del>
      <w:r w:rsidRPr="00672880">
        <w:rPr>
          <w:rFonts w:ascii="Arial" w:hAnsi="Arial" w:cs="Arial"/>
          <w:sz w:val="20"/>
          <w:szCs w:val="20"/>
        </w:rPr>
        <w:t xml:space="preserve"> herhangi bir ad altında tazminat talep etme hakkı</w:t>
      </w:r>
      <w:ins w:id="113" w:author="Duygu Gunduz" w:date="2019-05-16T09:18:00Z">
        <w:r w:rsidR="00672880">
          <w:rPr>
            <w:rFonts w:ascii="Arial" w:hAnsi="Arial" w:cs="Arial"/>
            <w:sz w:val="20"/>
            <w:szCs w:val="20"/>
          </w:rPr>
          <w:t xml:space="preserve"> olmadığını peşinen kabul, beyan ve taahhüt eder.</w:t>
        </w:r>
      </w:ins>
      <w:del w:id="114" w:author="Duygu Gunduz" w:date="2019-05-16T09:19:00Z">
        <w:r w:rsidRPr="00672880" w:rsidDel="00672880">
          <w:rPr>
            <w:rFonts w:ascii="Arial" w:hAnsi="Arial" w:cs="Arial"/>
            <w:sz w:val="20"/>
            <w:szCs w:val="20"/>
          </w:rPr>
          <w:delText xml:space="preserve"> yoktur.</w:delText>
        </w:r>
      </w:del>
      <w:r w:rsidRPr="00672880">
        <w:rPr>
          <w:rFonts w:ascii="Arial" w:hAnsi="Arial" w:cs="Arial"/>
          <w:sz w:val="20"/>
          <w:szCs w:val="20"/>
        </w:rPr>
        <w:t xml:space="preserve"> </w:t>
      </w:r>
      <w:del w:id="115" w:author="Duygu Gunduz" w:date="2019-05-16T09:15:00Z">
        <w:r w:rsidRPr="00672880" w:rsidDel="00672880">
          <w:rPr>
            <w:rFonts w:ascii="Arial" w:hAnsi="Arial" w:cs="Arial"/>
            <w:sz w:val="20"/>
            <w:szCs w:val="20"/>
          </w:rPr>
          <w:delText>İşbu sözleşme 4. 5 md. hükmü saklıdır.</w:delText>
        </w:r>
      </w:del>
    </w:p>
    <w:p w14:paraId="2B8F3964" w14:textId="02C803C4" w:rsidR="00AD5329" w:rsidRDefault="00AD5329" w:rsidP="00AD5329">
      <w:pPr>
        <w:spacing w:before="0" w:beforeAutospacing="0" w:after="0" w:afterAutospacing="0"/>
        <w:ind w:firstLine="540"/>
        <w:rPr>
          <w:rFonts w:ascii="Arial" w:hAnsi="Arial" w:cs="Arial"/>
          <w:sz w:val="20"/>
          <w:szCs w:val="20"/>
        </w:rPr>
      </w:pPr>
    </w:p>
    <w:p w14:paraId="41AA9BB4" w14:textId="406294A9" w:rsidR="00AD5329" w:rsidRPr="00AD5329" w:rsidRDefault="00AD5329" w:rsidP="00AD5329">
      <w:pPr>
        <w:pStyle w:val="Heading1"/>
      </w:pPr>
      <w:r w:rsidRPr="00AD5329">
        <w:t>SÖZLEŞME SONU YÜKÜMLÜLÜKLER</w:t>
      </w:r>
    </w:p>
    <w:p w14:paraId="49242D3E" w14:textId="1F342090" w:rsidR="00AD5329" w:rsidRPr="00AD5329" w:rsidRDefault="00AD5329" w:rsidP="00A21226">
      <w:pPr>
        <w:numPr>
          <w:ilvl w:val="1"/>
          <w:numId w:val="1"/>
        </w:numPr>
        <w:spacing w:before="240" w:beforeAutospacing="0" w:after="0" w:afterAutospacing="0"/>
        <w:ind w:left="540" w:hanging="540"/>
        <w:rPr>
          <w:rFonts w:ascii="Arial" w:hAnsi="Arial" w:cs="Arial"/>
          <w:sz w:val="20"/>
          <w:szCs w:val="20"/>
        </w:rPr>
      </w:pPr>
      <w:r w:rsidRPr="00AD5329">
        <w:rPr>
          <w:rFonts w:ascii="Arial" w:hAnsi="Arial" w:cs="Arial"/>
          <w:sz w:val="20"/>
          <w:szCs w:val="20"/>
        </w:rPr>
        <w:t xml:space="preserve">İşletmeci, işbu sözleşmenin herhangi bir sebeple sona ermesi halinde işletmeleri </w:t>
      </w:r>
      <w:proofErr w:type="spellStart"/>
      <w:r w:rsidRPr="00AD5329">
        <w:rPr>
          <w:rFonts w:ascii="Arial" w:hAnsi="Arial" w:cs="Arial"/>
          <w:sz w:val="20"/>
          <w:szCs w:val="20"/>
        </w:rPr>
        <w:t>BİLGİ'ye</w:t>
      </w:r>
      <w:proofErr w:type="spellEnd"/>
      <w:r w:rsidRPr="00AD5329">
        <w:rPr>
          <w:rFonts w:ascii="Arial" w:hAnsi="Arial" w:cs="Arial"/>
          <w:sz w:val="20"/>
          <w:szCs w:val="20"/>
        </w:rPr>
        <w:t xml:space="preserve"> aşağıdaki şartlara haiz şekilde teslim edilecektir.</w:t>
      </w:r>
    </w:p>
    <w:p w14:paraId="0BE89019" w14:textId="739B4BE4" w:rsidR="00AD5329" w:rsidRPr="00AD5329" w:rsidRDefault="00AD5329" w:rsidP="00AD5329">
      <w:pPr>
        <w:numPr>
          <w:ilvl w:val="1"/>
          <w:numId w:val="1"/>
        </w:numPr>
        <w:ind w:left="540" w:hanging="540"/>
        <w:rPr>
          <w:rFonts w:ascii="Arial" w:hAnsi="Arial" w:cs="Arial"/>
          <w:sz w:val="20"/>
          <w:szCs w:val="20"/>
        </w:rPr>
      </w:pPr>
      <w:r w:rsidRPr="00AD5329">
        <w:rPr>
          <w:rFonts w:ascii="Arial" w:hAnsi="Arial" w:cs="Arial"/>
          <w:sz w:val="20"/>
          <w:szCs w:val="20"/>
        </w:rPr>
        <w:t xml:space="preserve">İşletmeci işletmeleri mevcut haliyle ve sökülebilir eklentileri sökülüp alınmak sökülemeyen eklentileri ise </w:t>
      </w:r>
      <w:proofErr w:type="spellStart"/>
      <w:r w:rsidRPr="00AD5329">
        <w:rPr>
          <w:rFonts w:ascii="Arial" w:hAnsi="Arial" w:cs="Arial"/>
          <w:sz w:val="20"/>
          <w:szCs w:val="20"/>
        </w:rPr>
        <w:t>bila</w:t>
      </w:r>
      <w:proofErr w:type="spellEnd"/>
      <w:r w:rsidRPr="00AD5329">
        <w:rPr>
          <w:rFonts w:ascii="Arial" w:hAnsi="Arial" w:cs="Arial"/>
          <w:sz w:val="20"/>
          <w:szCs w:val="20"/>
        </w:rPr>
        <w:t xml:space="preserve"> bedel kalmak üzere </w:t>
      </w:r>
      <w:proofErr w:type="spellStart"/>
      <w:r w:rsidRPr="00AD5329">
        <w:rPr>
          <w:rFonts w:ascii="Arial" w:hAnsi="Arial" w:cs="Arial"/>
          <w:sz w:val="20"/>
          <w:szCs w:val="20"/>
        </w:rPr>
        <w:t>BİLGİ’ye</w:t>
      </w:r>
      <w:proofErr w:type="spellEnd"/>
      <w:r w:rsidRPr="00AD5329">
        <w:rPr>
          <w:rFonts w:ascii="Arial" w:hAnsi="Arial" w:cs="Arial"/>
          <w:sz w:val="20"/>
          <w:szCs w:val="20"/>
        </w:rPr>
        <w:t xml:space="preserve"> teslim edecektir. İşletmeci, işletmede çalışan tüm personelin sözleşme süresince maaş, prim vs. alacaklarının ödendiğini </w:t>
      </w:r>
      <w:proofErr w:type="spellStart"/>
      <w:r w:rsidRPr="00AD5329">
        <w:rPr>
          <w:rFonts w:ascii="Arial" w:hAnsi="Arial" w:cs="Arial"/>
          <w:sz w:val="20"/>
          <w:szCs w:val="20"/>
        </w:rPr>
        <w:t>BİLGİ’ye</w:t>
      </w:r>
      <w:proofErr w:type="spellEnd"/>
      <w:r w:rsidRPr="00AD5329">
        <w:rPr>
          <w:rFonts w:ascii="Arial" w:hAnsi="Arial" w:cs="Arial"/>
          <w:sz w:val="20"/>
          <w:szCs w:val="20"/>
        </w:rPr>
        <w:t xml:space="preserve"> tevsik edecektir. İşletmede </w:t>
      </w:r>
      <w:proofErr w:type="spellStart"/>
      <w:r w:rsidRPr="00AD5329">
        <w:rPr>
          <w:rFonts w:ascii="Arial" w:hAnsi="Arial" w:cs="Arial"/>
          <w:sz w:val="20"/>
          <w:szCs w:val="20"/>
        </w:rPr>
        <w:t>İşletmeci’ye</w:t>
      </w:r>
      <w:proofErr w:type="spellEnd"/>
      <w:r w:rsidRPr="00AD5329">
        <w:rPr>
          <w:rFonts w:ascii="Arial" w:hAnsi="Arial" w:cs="Arial"/>
          <w:sz w:val="20"/>
          <w:szCs w:val="20"/>
        </w:rPr>
        <w:t xml:space="preserve"> ait sökülebilir ve taşınabilir eklentiler işletmeye zarar vermeksizin İşletmeci tarafından alınabilir. İşletmeci söküm işlemi sırasında herhangi bir şekilde işletmeye ve/veya çevreye zarar verdiği takdirde, bu zararı tazmin etmekle yükümlüdür.</w:t>
      </w:r>
    </w:p>
    <w:p w14:paraId="73ECCA1F" w14:textId="60EFAFDA" w:rsidR="00AD5329" w:rsidRPr="00AD5329" w:rsidRDefault="00AD5329" w:rsidP="00AD5329">
      <w:pPr>
        <w:numPr>
          <w:ilvl w:val="1"/>
          <w:numId w:val="1"/>
        </w:numPr>
        <w:ind w:left="540" w:hanging="540"/>
        <w:rPr>
          <w:rFonts w:ascii="Arial" w:hAnsi="Arial" w:cs="Arial"/>
          <w:sz w:val="20"/>
          <w:szCs w:val="20"/>
        </w:rPr>
      </w:pPr>
      <w:r w:rsidRPr="00AD5329">
        <w:rPr>
          <w:rFonts w:ascii="Arial" w:hAnsi="Arial" w:cs="Arial"/>
          <w:sz w:val="20"/>
          <w:szCs w:val="20"/>
        </w:rPr>
        <w:t xml:space="preserve">İşletmeci, Sözleşme başında yapmış olduğu hiçbir yatırımla ilgili rücu hakkına sahip değildir. İşletmeci, işbu sözleşme sonunda kendine ait </w:t>
      </w:r>
      <w:proofErr w:type="gramStart"/>
      <w:r w:rsidRPr="00AD5329">
        <w:rPr>
          <w:rFonts w:ascii="Arial" w:hAnsi="Arial" w:cs="Arial"/>
          <w:sz w:val="20"/>
          <w:szCs w:val="20"/>
        </w:rPr>
        <w:t>ekipmanları</w:t>
      </w:r>
      <w:proofErr w:type="gramEnd"/>
      <w:r w:rsidRPr="00AD5329">
        <w:rPr>
          <w:rFonts w:ascii="Arial" w:hAnsi="Arial" w:cs="Arial"/>
          <w:sz w:val="20"/>
          <w:szCs w:val="20"/>
        </w:rPr>
        <w:t xml:space="preserve"> ana gayrimenkule zarar vermeden </w:t>
      </w:r>
      <w:proofErr w:type="spellStart"/>
      <w:r w:rsidRPr="00AD5329">
        <w:rPr>
          <w:rFonts w:ascii="Arial" w:hAnsi="Arial" w:cs="Arial"/>
          <w:sz w:val="20"/>
          <w:szCs w:val="20"/>
        </w:rPr>
        <w:t>demonte</w:t>
      </w:r>
      <w:proofErr w:type="spellEnd"/>
      <w:r w:rsidRPr="00AD5329">
        <w:rPr>
          <w:rFonts w:ascii="Arial" w:hAnsi="Arial" w:cs="Arial"/>
          <w:sz w:val="20"/>
          <w:szCs w:val="20"/>
        </w:rPr>
        <w:t xml:space="preserve"> ederek geri almakla yükümlüdür. Alamadığı mütemmim cüz haline gelmiş </w:t>
      </w:r>
      <w:proofErr w:type="gramStart"/>
      <w:r w:rsidRPr="00AD5329">
        <w:rPr>
          <w:rFonts w:ascii="Arial" w:hAnsi="Arial" w:cs="Arial"/>
          <w:sz w:val="20"/>
          <w:szCs w:val="20"/>
        </w:rPr>
        <w:t>ekipman</w:t>
      </w:r>
      <w:proofErr w:type="gramEnd"/>
      <w:r w:rsidRPr="00AD5329">
        <w:rPr>
          <w:rFonts w:ascii="Arial" w:hAnsi="Arial" w:cs="Arial"/>
          <w:sz w:val="20"/>
          <w:szCs w:val="20"/>
        </w:rPr>
        <w:t xml:space="preserve"> ve demirbaş için </w:t>
      </w:r>
      <w:proofErr w:type="spellStart"/>
      <w:r w:rsidRPr="00AD5329">
        <w:rPr>
          <w:rFonts w:ascii="Arial" w:hAnsi="Arial" w:cs="Arial"/>
          <w:sz w:val="20"/>
          <w:szCs w:val="20"/>
        </w:rPr>
        <w:t>BİLGİ’den</w:t>
      </w:r>
      <w:proofErr w:type="spellEnd"/>
      <w:r w:rsidRPr="00AD5329">
        <w:rPr>
          <w:rFonts w:ascii="Arial" w:hAnsi="Arial" w:cs="Arial"/>
          <w:sz w:val="20"/>
          <w:szCs w:val="20"/>
        </w:rPr>
        <w:t xml:space="preserve"> herhangi bir bedel talebinde bulunamaz. .</w:t>
      </w:r>
    </w:p>
    <w:p w14:paraId="162FFCD1" w14:textId="0BDDDB8C" w:rsidR="00AD5329" w:rsidRDefault="00AD5329" w:rsidP="00AD5329">
      <w:pPr>
        <w:numPr>
          <w:ilvl w:val="1"/>
          <w:numId w:val="1"/>
        </w:numPr>
        <w:ind w:left="540" w:hanging="540"/>
        <w:rPr>
          <w:rFonts w:ascii="Arial" w:hAnsi="Arial" w:cs="Arial"/>
          <w:sz w:val="20"/>
          <w:szCs w:val="20"/>
        </w:rPr>
      </w:pPr>
      <w:r w:rsidRPr="00AD5329">
        <w:rPr>
          <w:rFonts w:ascii="Arial" w:hAnsi="Arial" w:cs="Arial"/>
          <w:sz w:val="20"/>
          <w:szCs w:val="20"/>
        </w:rPr>
        <w:t xml:space="preserve">İşletmeci, İşbu Sözleşme eki olarak düzenlenen işletmeye konu taralı </w:t>
      </w:r>
      <w:proofErr w:type="gramStart"/>
      <w:r w:rsidRPr="00AD5329">
        <w:rPr>
          <w:rFonts w:ascii="Arial" w:hAnsi="Arial" w:cs="Arial"/>
          <w:sz w:val="20"/>
          <w:szCs w:val="20"/>
        </w:rPr>
        <w:t>net  m2</w:t>
      </w:r>
      <w:proofErr w:type="gramEnd"/>
      <w:r w:rsidRPr="00AD5329">
        <w:rPr>
          <w:rFonts w:ascii="Arial" w:hAnsi="Arial" w:cs="Arial"/>
          <w:sz w:val="20"/>
          <w:szCs w:val="20"/>
        </w:rPr>
        <w:t xml:space="preserve"> kapalı ve net  m2 açık alanı gösterir krokiyi işbu Sözleşme’nin imzalanması anında tebliğ aldığını kabul ve beyan eder.  </w:t>
      </w:r>
    </w:p>
    <w:p w14:paraId="593C3D42" w14:textId="08FE4035" w:rsidR="00AD5329" w:rsidRDefault="00AD5329" w:rsidP="00AD5329">
      <w:pPr>
        <w:pStyle w:val="Heading1"/>
        <w:numPr>
          <w:ilvl w:val="0"/>
          <w:numId w:val="0"/>
        </w:numPr>
        <w:ind w:left="720" w:hanging="360"/>
      </w:pPr>
    </w:p>
    <w:p w14:paraId="54FA1480" w14:textId="783494DB" w:rsidR="00AD5329" w:rsidRPr="00AD5329" w:rsidRDefault="00AD5329" w:rsidP="00AD5329">
      <w:pPr>
        <w:pStyle w:val="Heading1"/>
      </w:pPr>
      <w:r w:rsidRPr="00AD5329">
        <w:t>MÜCBİR SEBEPLER</w:t>
      </w:r>
    </w:p>
    <w:p w14:paraId="18F142FA" w14:textId="77777777" w:rsidR="00AD5329" w:rsidRPr="007C6BD3" w:rsidRDefault="00AD5329" w:rsidP="00AD5329">
      <w:pPr>
        <w:rPr>
          <w:rFonts w:ascii="Arial" w:hAnsi="Arial" w:cs="Arial"/>
          <w:sz w:val="20"/>
          <w:szCs w:val="20"/>
        </w:rPr>
      </w:pPr>
      <w:r w:rsidRPr="007C6BD3">
        <w:rPr>
          <w:rFonts w:ascii="Arial" w:hAnsi="Arial" w:cs="Arial"/>
          <w:sz w:val="20"/>
          <w:szCs w:val="20"/>
        </w:rPr>
        <w:t>Mücbir sebep, akdi sorumlulukların tamamen veya kısmen ifasını engelleyen veya geciktiren, kendisinden kaçınılamayan veya önceden kestirilemeyen ve örnek olarak, tahdidi olmamak kaydı ile aşağıda gösterilen bütün olayları ifade eder;</w:t>
      </w:r>
    </w:p>
    <w:p w14:paraId="7AA32771" w14:textId="77777777" w:rsidR="00AD5329" w:rsidRPr="007C6BD3" w:rsidRDefault="00AD5329" w:rsidP="00AD5329">
      <w:pPr>
        <w:rPr>
          <w:rFonts w:ascii="Arial" w:hAnsi="Arial" w:cs="Arial"/>
          <w:sz w:val="20"/>
          <w:szCs w:val="20"/>
        </w:rPr>
      </w:pPr>
      <w:r w:rsidRPr="007C6BD3">
        <w:rPr>
          <w:rFonts w:ascii="Arial" w:hAnsi="Arial" w:cs="Arial"/>
          <w:sz w:val="20"/>
          <w:szCs w:val="20"/>
        </w:rPr>
        <w:t>Yangın, deprem, salgın hastalıklar, siklon, su baskını, kuraklık, yetkili resmi makamların karar, emir ve talimatları, OHAL halleri, kanun, KHK vb. yasaklar, kargaşalık, halk hareketleri, sabotajlar, terörizm ile bunların gerektirdiği inzibati tedbirler, savaş, ihtilal, iç savaş vb. olaylar.</w:t>
      </w:r>
    </w:p>
    <w:p w14:paraId="602D03D9" w14:textId="77777777" w:rsidR="00AD5329" w:rsidRPr="007C6BD3" w:rsidRDefault="00AD5329" w:rsidP="00AD5329">
      <w:pPr>
        <w:rPr>
          <w:rFonts w:ascii="Arial" w:hAnsi="Arial" w:cs="Arial"/>
          <w:sz w:val="20"/>
          <w:szCs w:val="20"/>
        </w:rPr>
      </w:pPr>
      <w:r w:rsidRPr="007C6BD3">
        <w:rPr>
          <w:rFonts w:ascii="Arial" w:hAnsi="Arial" w:cs="Arial"/>
          <w:sz w:val="20"/>
          <w:szCs w:val="20"/>
        </w:rPr>
        <w:t>İşletilecek yerin faaliyette bulunduğu süre zarfında, mücbir sebep niteliğinde olan tarafların kusuru ve iradesi dışındaki sebepler dolayısıyla işletme faaliyetinin tam olarak yerine getirememesi halinde taraflar da yükümlülük ve sorumluluklarını kısmen ve/veya tamamen yerine getiremeyebilir. Bu tip bir durum sözleşme fesih nedeni sayılamayacaktır.</w:t>
      </w:r>
    </w:p>
    <w:p w14:paraId="39F987F4" w14:textId="77777777" w:rsidR="00AD5329" w:rsidRPr="007C6BD3" w:rsidRDefault="00AD5329" w:rsidP="00AD5329">
      <w:pPr>
        <w:rPr>
          <w:rFonts w:ascii="Arial" w:hAnsi="Arial" w:cs="Arial"/>
          <w:sz w:val="20"/>
          <w:szCs w:val="20"/>
        </w:rPr>
      </w:pPr>
      <w:r w:rsidRPr="007C6BD3">
        <w:rPr>
          <w:rFonts w:ascii="Arial" w:hAnsi="Arial" w:cs="Arial"/>
          <w:sz w:val="20"/>
          <w:szCs w:val="20"/>
        </w:rPr>
        <w:t xml:space="preserve">Mücbir sebebin ortadan kalkması ile birlikte karşılıklı sorumluluklar ve yükümlülükler iş bu sözleşmede tanımlandığı şekilde yerine getirilecek, ayrıca mücbir sebebe dayalı sürede yerine getirilemeyen </w:t>
      </w:r>
      <w:r w:rsidRPr="007C6BD3">
        <w:rPr>
          <w:rFonts w:ascii="Arial" w:hAnsi="Arial" w:cs="Arial"/>
          <w:sz w:val="20"/>
          <w:szCs w:val="20"/>
        </w:rPr>
        <w:lastRenderedPageBreak/>
        <w:t xml:space="preserve">sorumluluk ve yükümlülükler karşılıklı uzlaşılacak bir plan çerçevesinde yerine getirilecektir. Anlaşılan revize plan kapsamında tanımlanan sürede yerine getirilmeyen sorumluluk ve yükümlülükler fesih nedeni sayılabilecektir. Böyle bir durumda hem BİLGİ hem de </w:t>
      </w:r>
      <w:proofErr w:type="spellStart"/>
      <w:r w:rsidRPr="007C6BD3">
        <w:rPr>
          <w:rFonts w:ascii="Arial" w:hAnsi="Arial" w:cs="Arial"/>
          <w:sz w:val="20"/>
          <w:szCs w:val="20"/>
        </w:rPr>
        <w:t>İşletmeci'nin</w:t>
      </w:r>
      <w:proofErr w:type="spellEnd"/>
      <w:r w:rsidRPr="007C6BD3">
        <w:rPr>
          <w:rFonts w:ascii="Arial" w:hAnsi="Arial" w:cs="Arial"/>
          <w:sz w:val="20"/>
          <w:szCs w:val="20"/>
        </w:rPr>
        <w:t xml:space="preserve"> tüm maddi ve manevi hakları saklı tutulacaktır.</w:t>
      </w:r>
    </w:p>
    <w:p w14:paraId="34E1799A" w14:textId="77777777" w:rsidR="00AD5329" w:rsidRPr="007C6BD3" w:rsidRDefault="00AD5329" w:rsidP="00AD5329">
      <w:pPr>
        <w:pStyle w:val="Heading1"/>
        <w:spacing w:before="100" w:beforeAutospacing="1" w:after="100" w:afterAutospacing="1"/>
        <w:rPr>
          <w:rFonts w:cs="Arial"/>
          <w:szCs w:val="20"/>
        </w:rPr>
      </w:pPr>
      <w:r w:rsidRPr="007C6BD3">
        <w:rPr>
          <w:rFonts w:cs="Arial"/>
          <w:szCs w:val="20"/>
        </w:rPr>
        <w:t>BEYANLAR VE TARAFLARIN HAKLARINI KULLANMAMALARI</w:t>
      </w:r>
    </w:p>
    <w:p w14:paraId="4902DA3E" w14:textId="77777777" w:rsidR="00AD5329" w:rsidRPr="007C6BD3" w:rsidRDefault="00AD5329" w:rsidP="00A21226">
      <w:pPr>
        <w:spacing w:before="240" w:beforeAutospacing="0" w:after="0" w:afterAutospacing="0"/>
        <w:rPr>
          <w:rFonts w:ascii="Arial" w:hAnsi="Arial" w:cs="Arial"/>
          <w:sz w:val="20"/>
          <w:szCs w:val="20"/>
        </w:rPr>
      </w:pPr>
      <w:r w:rsidRPr="007C6BD3">
        <w:rPr>
          <w:rFonts w:ascii="Arial" w:hAnsi="Arial" w:cs="Arial"/>
          <w:sz w:val="20"/>
          <w:szCs w:val="20"/>
        </w:rPr>
        <w:t>İşbu Sözleşme Taraflarca mekân işletilmesi iradeleri çerçevesinde düzenlenmiş ve imzalanmış olmakla hiçbir koşulda kira sözleşmesi olarak addedilmemekle ve Borçlar Kanunu’nun kira sözleşmelerine uygulanan hükümleri kapsamında değildir.</w:t>
      </w:r>
    </w:p>
    <w:p w14:paraId="5022DA27" w14:textId="77777777" w:rsidR="00AD5329" w:rsidRPr="007C6BD3" w:rsidRDefault="00AD5329" w:rsidP="00A21226">
      <w:pPr>
        <w:spacing w:before="240" w:beforeAutospacing="0" w:after="0" w:afterAutospacing="0"/>
        <w:rPr>
          <w:rFonts w:ascii="Arial" w:hAnsi="Arial" w:cs="Arial"/>
          <w:sz w:val="20"/>
          <w:szCs w:val="20"/>
        </w:rPr>
      </w:pPr>
      <w:r w:rsidRPr="007C6BD3">
        <w:rPr>
          <w:rFonts w:ascii="Arial" w:hAnsi="Arial" w:cs="Arial"/>
          <w:sz w:val="20"/>
          <w:szCs w:val="20"/>
        </w:rPr>
        <w:t xml:space="preserve">İşbu Sözleşme </w:t>
      </w:r>
      <w:proofErr w:type="spellStart"/>
      <w:r w:rsidRPr="007C6BD3">
        <w:rPr>
          <w:rFonts w:ascii="Arial" w:hAnsi="Arial" w:cs="Arial"/>
          <w:sz w:val="20"/>
          <w:szCs w:val="20"/>
        </w:rPr>
        <w:t>İşletmeci’ye</w:t>
      </w:r>
      <w:proofErr w:type="spellEnd"/>
      <w:r w:rsidRPr="007C6BD3">
        <w:rPr>
          <w:rFonts w:ascii="Arial" w:hAnsi="Arial" w:cs="Arial"/>
          <w:sz w:val="20"/>
          <w:szCs w:val="20"/>
        </w:rPr>
        <w:t xml:space="preserve"> sözleşme konusu işlemlerle ilgili münhasır hak ve tekel yetkisi vermez.</w:t>
      </w:r>
    </w:p>
    <w:p w14:paraId="06EE6BBC" w14:textId="77777777" w:rsidR="00AD5329" w:rsidRPr="007C6BD3" w:rsidRDefault="00AD5329" w:rsidP="00A21226">
      <w:pPr>
        <w:spacing w:before="240" w:beforeAutospacing="0" w:after="0" w:afterAutospacing="0"/>
        <w:rPr>
          <w:rFonts w:ascii="Arial" w:hAnsi="Arial" w:cs="Arial"/>
          <w:sz w:val="20"/>
          <w:szCs w:val="20"/>
        </w:rPr>
      </w:pPr>
      <w:r w:rsidRPr="007C6BD3">
        <w:rPr>
          <w:rFonts w:ascii="Arial" w:hAnsi="Arial" w:cs="Arial"/>
          <w:sz w:val="20"/>
          <w:szCs w:val="20"/>
        </w:rPr>
        <w:t xml:space="preserve">İşbu Sözleşme’nin imza tarihi itibariyle BİLGİ, Sözleşme konusu yeri her ne nam altında olursa olsun </w:t>
      </w:r>
      <w:proofErr w:type="spellStart"/>
      <w:r w:rsidRPr="007C6BD3">
        <w:rPr>
          <w:rFonts w:ascii="Arial" w:hAnsi="Arial" w:cs="Arial"/>
          <w:sz w:val="20"/>
          <w:szCs w:val="20"/>
        </w:rPr>
        <w:t>İşletmeci’ye</w:t>
      </w:r>
      <w:proofErr w:type="spellEnd"/>
      <w:r w:rsidRPr="007C6BD3">
        <w:rPr>
          <w:rFonts w:ascii="Arial" w:hAnsi="Arial" w:cs="Arial"/>
          <w:sz w:val="20"/>
          <w:szCs w:val="20"/>
        </w:rPr>
        <w:t xml:space="preserve"> ve/veya üçüncü kişilere kullandırma hakkı ve yetkisinin münhasıran kendisinde olduğunu ve başka herhangi bir üçüncü kişinin bu hususta yetkisinin bulunmadığını beyan eder.</w:t>
      </w:r>
    </w:p>
    <w:p w14:paraId="548DEC44" w14:textId="77777777" w:rsidR="00AD5329" w:rsidRPr="007C6BD3" w:rsidRDefault="00AD5329" w:rsidP="00A21226">
      <w:pPr>
        <w:spacing w:before="240" w:beforeAutospacing="0" w:after="0" w:afterAutospacing="0"/>
        <w:rPr>
          <w:rFonts w:ascii="Arial" w:hAnsi="Arial" w:cs="Arial"/>
          <w:sz w:val="20"/>
          <w:szCs w:val="20"/>
        </w:rPr>
      </w:pPr>
      <w:r w:rsidRPr="007C6BD3">
        <w:rPr>
          <w:rFonts w:ascii="Arial" w:hAnsi="Arial" w:cs="Arial"/>
          <w:sz w:val="20"/>
          <w:szCs w:val="20"/>
        </w:rPr>
        <w:t xml:space="preserve">Taraflar işbu </w:t>
      </w:r>
      <w:proofErr w:type="spellStart"/>
      <w:r w:rsidRPr="007C6BD3">
        <w:rPr>
          <w:rFonts w:ascii="Arial" w:hAnsi="Arial" w:cs="Arial"/>
          <w:sz w:val="20"/>
          <w:szCs w:val="20"/>
        </w:rPr>
        <w:t>Sözleşme’den</w:t>
      </w:r>
      <w:proofErr w:type="spellEnd"/>
      <w:r w:rsidRPr="007C6BD3">
        <w:rPr>
          <w:rFonts w:ascii="Arial" w:hAnsi="Arial" w:cs="Arial"/>
          <w:sz w:val="20"/>
          <w:szCs w:val="20"/>
        </w:rPr>
        <w:t xml:space="preserve"> ya da kanundan doğan haklarını kullanmamış olmaları, bu haklarından vazgeçmiş olmaları anlamına gelmez ya da bu şekilde yorumlanamaz. Buna karşılık, taraflardan birinin işbu sözleşme gereği üstlenmiş bulunduğu yükümlülüklerini veya sorumluluklarını yerine getirmemiş olması, diğer tarafın bu hususu kabul etmiş olduğunu, icazet vermiş bulunduğunu ve bu yöndeki talep hakkının ortadan kalktığını göstermez veya bu şekilde yorumlanamaz.</w:t>
      </w:r>
    </w:p>
    <w:p w14:paraId="63ADCDA9" w14:textId="1CCEB231" w:rsidR="00AD5329" w:rsidRPr="007C6BD3" w:rsidRDefault="00AD5329" w:rsidP="00AD5329">
      <w:pPr>
        <w:pStyle w:val="Heading1"/>
      </w:pPr>
      <w:r w:rsidRPr="007C6BD3">
        <w:t>BAĞIMSIZLIK</w:t>
      </w:r>
    </w:p>
    <w:p w14:paraId="1DB7A7E2" w14:textId="77777777" w:rsidR="00AD5329" w:rsidRDefault="00AD5329" w:rsidP="00AD5329">
      <w:pPr>
        <w:rPr>
          <w:rFonts w:ascii="Arial" w:hAnsi="Arial" w:cs="Arial"/>
          <w:sz w:val="20"/>
          <w:szCs w:val="20"/>
        </w:rPr>
      </w:pPr>
      <w:r w:rsidRPr="007C6BD3">
        <w:rPr>
          <w:rFonts w:ascii="Arial" w:hAnsi="Arial" w:cs="Arial"/>
          <w:sz w:val="20"/>
          <w:szCs w:val="20"/>
        </w:rPr>
        <w:t xml:space="preserve">Bu İşletme Sözleşmesi’nde, eklerinde, ilgili senet ve belgelerinde yer alan bazı hüküm, şart ve metinlerde geçersizlik, </w:t>
      </w:r>
      <w:proofErr w:type="spellStart"/>
      <w:r w:rsidRPr="007C6BD3">
        <w:rPr>
          <w:rFonts w:ascii="Arial" w:hAnsi="Arial" w:cs="Arial"/>
          <w:sz w:val="20"/>
          <w:szCs w:val="20"/>
        </w:rPr>
        <w:t>bağlamazlık</w:t>
      </w:r>
      <w:proofErr w:type="spellEnd"/>
      <w:r w:rsidRPr="007C6BD3">
        <w:rPr>
          <w:rFonts w:ascii="Arial" w:hAnsi="Arial" w:cs="Arial"/>
          <w:sz w:val="20"/>
          <w:szCs w:val="20"/>
        </w:rPr>
        <w:t>, iptal edilebilirlik, kanuna veya resmi makamların talimatlarına herhangi bir şekilde veya icra edilemezlik hali bulunması, diğer hükümlerin ve bu sözleşmenin ve eklerinin, belgelerinin ve senetlerin bağlayıcılığını etkilemez. Tarafların bu sözleşmedeki haklarını kullanmaması hali dahi, bu haklarını dilediği bir zamanda kullanmasını etkilemez.</w:t>
      </w:r>
    </w:p>
    <w:p w14:paraId="1770DBEA" w14:textId="67BA6C2C" w:rsidR="00AD5329" w:rsidRPr="00AD5329" w:rsidRDefault="00AD5329" w:rsidP="00AD5329">
      <w:pPr>
        <w:pStyle w:val="Heading1"/>
      </w:pPr>
      <w:r w:rsidRPr="00AD5329">
        <w:t>GİZLİLİK VE KİŞİSEL VERİLER</w:t>
      </w:r>
    </w:p>
    <w:p w14:paraId="5FB14BB0" w14:textId="77777777" w:rsidR="00AD5329" w:rsidRPr="00AD5329" w:rsidRDefault="00AD5329" w:rsidP="00AD5329">
      <w:pPr>
        <w:rPr>
          <w:rFonts w:ascii="Arial" w:hAnsi="Arial" w:cs="Arial"/>
          <w:sz w:val="20"/>
          <w:szCs w:val="20"/>
        </w:rPr>
      </w:pPr>
      <w:r w:rsidRPr="00AD5329">
        <w:rPr>
          <w:rFonts w:ascii="Arial" w:hAnsi="Arial" w:cs="Arial"/>
          <w:sz w:val="20"/>
          <w:szCs w:val="20"/>
        </w:rPr>
        <w:t xml:space="preserve">Taraflar gizli olduğunu bildirmiş olsun veya olmasın işbu Sözleşme’nin müzakere edilmesi, ifa edilmesi sonucu elde etmiş olabileceği Sözleşme maddelerinin içeriği </w:t>
      </w:r>
      <w:proofErr w:type="gramStart"/>
      <w:r w:rsidRPr="00AD5329">
        <w:rPr>
          <w:rFonts w:ascii="Arial" w:hAnsi="Arial" w:cs="Arial"/>
          <w:sz w:val="20"/>
          <w:szCs w:val="20"/>
        </w:rPr>
        <w:t>dahil</w:t>
      </w:r>
      <w:proofErr w:type="gramEnd"/>
      <w:r w:rsidRPr="00AD5329">
        <w:rPr>
          <w:rFonts w:ascii="Arial" w:hAnsi="Arial" w:cs="Arial"/>
          <w:sz w:val="20"/>
          <w:szCs w:val="20"/>
        </w:rPr>
        <w:t xml:space="preserve"> hiçbir bilgiyi, kanunen açıkça yetkili kılınan kişiler hariç, Karşı tarafın izni olmadan açıklamamayı, ifşa etmemeyi taahhüt eder.</w:t>
      </w:r>
    </w:p>
    <w:p w14:paraId="2FB19B2C" w14:textId="77777777" w:rsidR="00AD5329" w:rsidRPr="00AD5329" w:rsidRDefault="00AD5329" w:rsidP="00AD5329">
      <w:pPr>
        <w:rPr>
          <w:rFonts w:ascii="Arial" w:hAnsi="Arial" w:cs="Arial"/>
          <w:sz w:val="20"/>
          <w:szCs w:val="20"/>
        </w:rPr>
      </w:pPr>
      <w:r w:rsidRPr="00AD5329">
        <w:rPr>
          <w:rFonts w:ascii="Arial" w:hAnsi="Arial" w:cs="Arial"/>
          <w:sz w:val="20"/>
          <w:szCs w:val="20"/>
        </w:rPr>
        <w:t>İşbu gizlilik yükümlülüğü Sözleşme’nin her ne sebeple olursa olsun feshinden veya sona ermesinden sonra da 5 yıl süre ile hüküm ifade edecektir.</w:t>
      </w:r>
    </w:p>
    <w:p w14:paraId="4B9AA09B" w14:textId="77777777" w:rsidR="00AD5329" w:rsidRPr="00AD5329" w:rsidRDefault="00AD5329" w:rsidP="00AD5329">
      <w:pPr>
        <w:rPr>
          <w:rFonts w:ascii="Arial" w:hAnsi="Arial" w:cs="Arial"/>
          <w:sz w:val="20"/>
          <w:szCs w:val="20"/>
        </w:rPr>
      </w:pPr>
      <w:proofErr w:type="spellStart"/>
      <w:proofErr w:type="gramStart"/>
      <w:r w:rsidRPr="00AD5329">
        <w:rPr>
          <w:rFonts w:ascii="Arial" w:hAnsi="Arial" w:cs="Arial"/>
          <w:sz w:val="20"/>
          <w:szCs w:val="20"/>
        </w:rPr>
        <w:t>BİLGİ’nin</w:t>
      </w:r>
      <w:proofErr w:type="spellEnd"/>
      <w:r w:rsidRPr="00AD5329">
        <w:rPr>
          <w:rFonts w:ascii="Arial" w:hAnsi="Arial" w:cs="Arial"/>
          <w:sz w:val="20"/>
          <w:szCs w:val="20"/>
        </w:rPr>
        <w:t xml:space="preserve"> öğrenci ya da çalışanlarına ait “kişisel veriler” işbu sözleşme kapsamında İşletmeci ile yazılı ve açık bir şekilde paylaşılması durumunda; İşletmeci, işbu kişisel veriler, 6698 sayılı Kişisel Verilerin Korunması Kanunu ile ilgili mevzuat (“Kişisel Veriler Mevzuatı”) kapsamında belirlenen usul, esas ve </w:t>
      </w:r>
      <w:r w:rsidRPr="00AD5329">
        <w:rPr>
          <w:rFonts w:ascii="Arial" w:hAnsi="Arial" w:cs="Arial"/>
          <w:sz w:val="20"/>
          <w:szCs w:val="20"/>
        </w:rPr>
        <w:lastRenderedPageBreak/>
        <w:t xml:space="preserve">ilkelere uygun olarak ve sadece sözleşme kapsamındaki yerine getirmekle yükümlü olduğu edimlerin ifası için gerekli olduğu ölçüde işleyeceğini; bu bilgileri gizli tutacağını; hiçbir şekilde üçüncü kişilere ya da yurtdışına aktarmayacağını; amacı dışında kullanmayacağını ve herhangi bir işleme tabi tutmayacağını; işbu Sözleşmenin sona ermesi ya da hizmet verilmesinin herhangi bir nedenle son bulması ya da verilerin işlenmesinde herhangi bir geçerli neden kalmaması durumunda söz konusu kişisel verileri derhal imha edeceğini kabul, beyan ve taahhüt eder. </w:t>
      </w:r>
      <w:proofErr w:type="gramEnd"/>
    </w:p>
    <w:p w14:paraId="061027F0" w14:textId="77777777" w:rsidR="00AD5329" w:rsidRPr="00AD5329" w:rsidRDefault="00AD5329" w:rsidP="00AD5329">
      <w:pPr>
        <w:rPr>
          <w:rFonts w:ascii="Arial" w:hAnsi="Arial" w:cs="Arial"/>
          <w:sz w:val="20"/>
          <w:szCs w:val="20"/>
        </w:rPr>
      </w:pPr>
      <w:r w:rsidRPr="00AD5329">
        <w:rPr>
          <w:rFonts w:ascii="Arial" w:hAnsi="Arial" w:cs="Arial"/>
          <w:sz w:val="20"/>
          <w:szCs w:val="20"/>
        </w:rPr>
        <w:t xml:space="preserve">İşletmeci, Kişisel Veriler </w:t>
      </w:r>
      <w:proofErr w:type="spellStart"/>
      <w:r w:rsidRPr="00AD5329">
        <w:rPr>
          <w:rFonts w:ascii="Arial" w:hAnsi="Arial" w:cs="Arial"/>
          <w:sz w:val="20"/>
          <w:szCs w:val="20"/>
        </w:rPr>
        <w:t>Mevzuatı’na</w:t>
      </w:r>
      <w:proofErr w:type="spellEnd"/>
      <w:r w:rsidRPr="00AD5329">
        <w:rPr>
          <w:rFonts w:ascii="Arial" w:hAnsi="Arial" w:cs="Arial"/>
          <w:sz w:val="20"/>
          <w:szCs w:val="20"/>
        </w:rPr>
        <w:t xml:space="preserve"> aykırı davranması halinde idari para cezaları da dâhil olmak üzere </w:t>
      </w:r>
      <w:proofErr w:type="spellStart"/>
      <w:r w:rsidRPr="00AD5329">
        <w:rPr>
          <w:rFonts w:ascii="Arial" w:hAnsi="Arial" w:cs="Arial"/>
          <w:sz w:val="20"/>
          <w:szCs w:val="20"/>
        </w:rPr>
        <w:t>BİLGİ’nin</w:t>
      </w:r>
      <w:proofErr w:type="spellEnd"/>
      <w:r w:rsidRPr="00AD5329">
        <w:rPr>
          <w:rFonts w:ascii="Arial" w:hAnsi="Arial" w:cs="Arial"/>
          <w:sz w:val="20"/>
          <w:szCs w:val="20"/>
        </w:rPr>
        <w:t xml:space="preserve"> uğrayabileceği her türlü zararı, söz konusu zararın doğrudan İşletmecinin bir fiilinden kaynaklandığının kesinleşmiş mahkeme kararı ile saptanmasını müteakip </w:t>
      </w:r>
      <w:proofErr w:type="spellStart"/>
      <w:r w:rsidRPr="00AD5329">
        <w:rPr>
          <w:rFonts w:ascii="Arial" w:hAnsi="Arial" w:cs="Arial"/>
          <w:sz w:val="20"/>
          <w:szCs w:val="20"/>
        </w:rPr>
        <w:t>BİLGİ’nin</w:t>
      </w:r>
      <w:proofErr w:type="spellEnd"/>
      <w:r w:rsidRPr="00AD5329">
        <w:rPr>
          <w:rFonts w:ascii="Arial" w:hAnsi="Arial" w:cs="Arial"/>
          <w:sz w:val="20"/>
          <w:szCs w:val="20"/>
        </w:rPr>
        <w:t xml:space="preserve"> ilk yazılı talebi üzerine nakden ve defaten tazmin edecektir. </w:t>
      </w:r>
    </w:p>
    <w:p w14:paraId="34D8DC8F" w14:textId="3DE73E2B" w:rsidR="00AD5329" w:rsidRPr="00AD5329" w:rsidRDefault="00AD5329" w:rsidP="00AD5329">
      <w:pPr>
        <w:pStyle w:val="Heading1"/>
      </w:pPr>
      <w:r w:rsidRPr="00AD5329">
        <w:t xml:space="preserve">YETKİLİ MAHKEME VE İCRA DAİRESİ </w:t>
      </w:r>
    </w:p>
    <w:p w14:paraId="7E922087" w14:textId="77777777" w:rsidR="00AD5329" w:rsidRPr="00AD5329" w:rsidRDefault="00AD5329" w:rsidP="00AD5329">
      <w:pPr>
        <w:rPr>
          <w:rFonts w:ascii="Arial" w:hAnsi="Arial" w:cs="Arial"/>
          <w:sz w:val="20"/>
          <w:szCs w:val="20"/>
        </w:rPr>
      </w:pPr>
      <w:r w:rsidRPr="00AD5329">
        <w:rPr>
          <w:rFonts w:ascii="Arial" w:hAnsi="Arial" w:cs="Arial"/>
          <w:sz w:val="20"/>
          <w:szCs w:val="20"/>
        </w:rPr>
        <w:t>Bu sözleşmeden doğacak ihtilafların hallinde İstanbul Merkez (Çağlayan) Mahkemeleri ve İcra Müdürlükleri yetkilidir.</w:t>
      </w:r>
    </w:p>
    <w:p w14:paraId="46F6DF4B" w14:textId="44C14596" w:rsidR="00AD5329" w:rsidRPr="00AD5329" w:rsidRDefault="00AD5329" w:rsidP="00AD5329">
      <w:pPr>
        <w:pStyle w:val="Heading1"/>
      </w:pPr>
      <w:r w:rsidRPr="00AD5329">
        <w:t>TEBLİGAT</w:t>
      </w:r>
    </w:p>
    <w:p w14:paraId="07E10AA7" w14:textId="77777777" w:rsidR="00AD5329" w:rsidRPr="00AD5329" w:rsidRDefault="00AD5329" w:rsidP="00AD5329">
      <w:pPr>
        <w:rPr>
          <w:rFonts w:ascii="Arial" w:hAnsi="Arial" w:cs="Arial"/>
          <w:sz w:val="20"/>
          <w:szCs w:val="20"/>
        </w:rPr>
      </w:pPr>
      <w:r w:rsidRPr="00AD5329">
        <w:rPr>
          <w:rFonts w:ascii="Arial" w:hAnsi="Arial" w:cs="Arial"/>
          <w:sz w:val="20"/>
          <w:szCs w:val="20"/>
        </w:rPr>
        <w:t>Tarafların bu sözleşmede mevcut adresleri, resmi tebligat adresleri olup, adres değişiklikleri, değişikliğin yapıldığı tarihten itibaren 10 gün içinde, diğer tarafa yazılı olarak bildirilecektir. Aksi takdirde, bu adresler tebligat adresi olarak geçerliliğini sürdürür.</w:t>
      </w:r>
    </w:p>
    <w:p w14:paraId="5F626A4E" w14:textId="73AEA8EB" w:rsidR="00AD5329" w:rsidRPr="00AD5329" w:rsidRDefault="00AD5329" w:rsidP="00AD5329">
      <w:pPr>
        <w:pStyle w:val="Heading1"/>
      </w:pPr>
      <w:r w:rsidRPr="00AD5329">
        <w:t>DAMGA VERGİSİ</w:t>
      </w:r>
    </w:p>
    <w:p w14:paraId="5D9510AB" w14:textId="45F862F4" w:rsidR="00AD5329" w:rsidRDefault="00AD5329" w:rsidP="00AD5329">
      <w:pPr>
        <w:rPr>
          <w:rFonts w:ascii="Arial" w:hAnsi="Arial" w:cs="Arial"/>
          <w:sz w:val="20"/>
          <w:szCs w:val="20"/>
        </w:rPr>
      </w:pPr>
      <w:r w:rsidRPr="00AD5329">
        <w:rPr>
          <w:rFonts w:ascii="Arial" w:hAnsi="Arial" w:cs="Arial"/>
          <w:sz w:val="20"/>
          <w:szCs w:val="20"/>
        </w:rPr>
        <w:t xml:space="preserve">İşbu İşletme Sözleşmesi’nden doğan damga vergisi İşletmeci tarafından ödenecektir.  </w:t>
      </w:r>
    </w:p>
    <w:p w14:paraId="79B4356C" w14:textId="77777777" w:rsidR="00A21226" w:rsidRPr="007C6BD3" w:rsidRDefault="00A21226" w:rsidP="00A21226">
      <w:pPr>
        <w:pStyle w:val="Heading1"/>
        <w:rPr>
          <w:rFonts w:cs="Arial"/>
          <w:szCs w:val="20"/>
        </w:rPr>
      </w:pPr>
      <w:r w:rsidRPr="00A21226">
        <w:t xml:space="preserve">EKLER </w:t>
      </w:r>
    </w:p>
    <w:p w14:paraId="11726606" w14:textId="53F001D5" w:rsidR="00A21226" w:rsidRPr="00A21226" w:rsidRDefault="00A21226" w:rsidP="00A21226">
      <w:pPr>
        <w:spacing w:before="240" w:beforeAutospacing="0" w:after="0" w:afterAutospacing="0"/>
        <w:rPr>
          <w:rFonts w:ascii="Arial" w:hAnsi="Arial" w:cs="Arial"/>
          <w:sz w:val="20"/>
          <w:szCs w:val="20"/>
        </w:rPr>
      </w:pPr>
      <w:r w:rsidRPr="00A21226">
        <w:rPr>
          <w:rFonts w:ascii="Arial" w:hAnsi="Arial" w:cs="Arial"/>
          <w:sz w:val="20"/>
          <w:szCs w:val="20"/>
        </w:rPr>
        <w:t xml:space="preserve">Aşağıda belirtilen ekler işbu Sözleşme’nin ayrılmaz bir parçası olarak işbu Sözleşme </w:t>
      </w:r>
      <w:r>
        <w:rPr>
          <w:rFonts w:ascii="Arial" w:hAnsi="Arial" w:cs="Arial"/>
          <w:sz w:val="20"/>
          <w:szCs w:val="20"/>
        </w:rPr>
        <w:t>ile birlikte yorumlanacaklardır:</w:t>
      </w:r>
      <w:r w:rsidRPr="00A21226">
        <w:rPr>
          <w:rFonts w:ascii="Arial" w:hAnsi="Arial" w:cs="Arial"/>
          <w:sz w:val="20"/>
          <w:szCs w:val="20"/>
        </w:rPr>
        <w:t xml:space="preserve"> </w:t>
      </w:r>
    </w:p>
    <w:p w14:paraId="372161C1" w14:textId="46C4284C" w:rsidR="00A21226" w:rsidRPr="00A21226" w:rsidRDefault="00A21226" w:rsidP="00A21226">
      <w:pPr>
        <w:pStyle w:val="ListParagraph"/>
        <w:numPr>
          <w:ilvl w:val="0"/>
          <w:numId w:val="9"/>
        </w:numPr>
        <w:spacing w:before="0" w:beforeAutospacing="0" w:after="0" w:afterAutospacing="0"/>
        <w:rPr>
          <w:rFonts w:ascii="Arial" w:hAnsi="Arial" w:cs="Arial"/>
          <w:sz w:val="20"/>
          <w:szCs w:val="20"/>
        </w:rPr>
      </w:pPr>
      <w:r>
        <w:rPr>
          <w:rFonts w:ascii="Arial" w:hAnsi="Arial" w:cs="Arial"/>
          <w:sz w:val="20"/>
          <w:szCs w:val="20"/>
        </w:rPr>
        <w:t>EK</w:t>
      </w:r>
      <w:r w:rsidR="0007153D">
        <w:rPr>
          <w:rFonts w:ascii="Arial" w:hAnsi="Arial" w:cs="Arial"/>
          <w:sz w:val="20"/>
          <w:szCs w:val="20"/>
        </w:rPr>
        <w:t>-</w:t>
      </w:r>
      <w:r w:rsidRPr="00A21226">
        <w:rPr>
          <w:rFonts w:ascii="Arial" w:hAnsi="Arial" w:cs="Arial"/>
          <w:sz w:val="20"/>
          <w:szCs w:val="20"/>
        </w:rPr>
        <w:t>1 İşbu Sözleşme’nin konusunu oluşturan ve 2. Maddede tanımlanmış olan alanlar</w:t>
      </w:r>
    </w:p>
    <w:p w14:paraId="16AFF997" w14:textId="1AF9191E" w:rsidR="00A21226" w:rsidRPr="00A21226" w:rsidRDefault="0007153D" w:rsidP="0007153D">
      <w:pPr>
        <w:spacing w:before="0" w:beforeAutospacing="0" w:after="0" w:afterAutospacing="0"/>
        <w:ind w:firstLine="360"/>
        <w:rPr>
          <w:rFonts w:ascii="Arial" w:hAnsi="Arial" w:cs="Arial"/>
          <w:sz w:val="20"/>
          <w:szCs w:val="20"/>
        </w:rPr>
      </w:pPr>
      <w:r>
        <w:rPr>
          <w:rFonts w:ascii="Arial" w:hAnsi="Arial" w:cs="Arial"/>
          <w:sz w:val="20"/>
          <w:szCs w:val="20"/>
        </w:rPr>
        <w:t xml:space="preserve">Ek 1.1. </w:t>
      </w:r>
      <w:r w:rsidRPr="00A21226">
        <w:rPr>
          <w:rFonts w:ascii="Arial" w:hAnsi="Arial" w:cs="Arial"/>
          <w:sz w:val="20"/>
          <w:szCs w:val="20"/>
        </w:rPr>
        <w:t>İstanbul Bilgi Üniversitesi Santral Kampüs</w:t>
      </w:r>
    </w:p>
    <w:p w14:paraId="7806CC7A" w14:textId="759BCC26" w:rsidR="00A21226" w:rsidRPr="00A21226" w:rsidRDefault="0007153D" w:rsidP="0007153D">
      <w:pPr>
        <w:spacing w:before="0" w:beforeAutospacing="0" w:after="0" w:afterAutospacing="0"/>
        <w:ind w:firstLine="360"/>
        <w:rPr>
          <w:rFonts w:ascii="Arial" w:hAnsi="Arial" w:cs="Arial"/>
          <w:sz w:val="20"/>
          <w:szCs w:val="20"/>
        </w:rPr>
      </w:pPr>
      <w:r w:rsidRPr="00A21226">
        <w:rPr>
          <w:rFonts w:ascii="Arial" w:hAnsi="Arial" w:cs="Arial"/>
          <w:sz w:val="20"/>
          <w:szCs w:val="20"/>
        </w:rPr>
        <w:t>Ek</w:t>
      </w:r>
      <w:r>
        <w:rPr>
          <w:rFonts w:ascii="Arial" w:hAnsi="Arial" w:cs="Arial"/>
          <w:sz w:val="20"/>
          <w:szCs w:val="20"/>
        </w:rPr>
        <w:t xml:space="preserve"> </w:t>
      </w:r>
      <w:r w:rsidRPr="00A21226">
        <w:rPr>
          <w:rFonts w:ascii="Arial" w:hAnsi="Arial" w:cs="Arial"/>
          <w:sz w:val="20"/>
          <w:szCs w:val="20"/>
        </w:rPr>
        <w:t xml:space="preserve">1.2. İstanbul Bilgi Üniversitesi Kuştepe Kampüs </w:t>
      </w:r>
    </w:p>
    <w:p w14:paraId="37DF4E1F" w14:textId="6DBB94B7" w:rsidR="00A21226" w:rsidRPr="00A21226" w:rsidRDefault="0007153D" w:rsidP="0007153D">
      <w:pPr>
        <w:spacing w:before="0" w:beforeAutospacing="0" w:after="0" w:afterAutospacing="0"/>
        <w:ind w:firstLine="360"/>
        <w:rPr>
          <w:rFonts w:ascii="Arial" w:hAnsi="Arial" w:cs="Arial"/>
          <w:sz w:val="20"/>
          <w:szCs w:val="20"/>
        </w:rPr>
      </w:pPr>
      <w:r w:rsidRPr="00A21226">
        <w:rPr>
          <w:rFonts w:ascii="Arial" w:hAnsi="Arial" w:cs="Arial"/>
          <w:sz w:val="20"/>
          <w:szCs w:val="20"/>
        </w:rPr>
        <w:t>Ek</w:t>
      </w:r>
      <w:r>
        <w:rPr>
          <w:rFonts w:ascii="Arial" w:hAnsi="Arial" w:cs="Arial"/>
          <w:sz w:val="20"/>
          <w:szCs w:val="20"/>
        </w:rPr>
        <w:t xml:space="preserve"> </w:t>
      </w:r>
      <w:r w:rsidRPr="00A21226">
        <w:rPr>
          <w:rFonts w:ascii="Arial" w:hAnsi="Arial" w:cs="Arial"/>
          <w:sz w:val="20"/>
          <w:szCs w:val="20"/>
        </w:rPr>
        <w:t>1.3. İstanbul Bilgi Üniversitesi Dolapdere Kampüs</w:t>
      </w:r>
    </w:p>
    <w:p w14:paraId="0CC4C106" w14:textId="02BAFE0C" w:rsidR="00A21226" w:rsidRPr="00A21226" w:rsidRDefault="00A21226" w:rsidP="00A21226">
      <w:pPr>
        <w:pStyle w:val="ListParagraph"/>
        <w:numPr>
          <w:ilvl w:val="0"/>
          <w:numId w:val="9"/>
        </w:numPr>
        <w:spacing w:before="0" w:beforeAutospacing="0" w:after="0" w:afterAutospacing="0"/>
        <w:rPr>
          <w:rFonts w:ascii="Arial" w:hAnsi="Arial" w:cs="Arial"/>
          <w:sz w:val="20"/>
          <w:szCs w:val="20"/>
        </w:rPr>
      </w:pPr>
      <w:r w:rsidRPr="00A21226">
        <w:rPr>
          <w:rFonts w:ascii="Arial" w:hAnsi="Arial" w:cs="Arial"/>
          <w:sz w:val="20"/>
          <w:szCs w:val="20"/>
        </w:rPr>
        <w:t>EK</w:t>
      </w:r>
      <w:r w:rsidR="0007153D">
        <w:rPr>
          <w:rFonts w:ascii="Arial" w:hAnsi="Arial" w:cs="Arial"/>
          <w:sz w:val="20"/>
          <w:szCs w:val="20"/>
        </w:rPr>
        <w:t>-</w:t>
      </w:r>
      <w:r w:rsidRPr="00A21226">
        <w:rPr>
          <w:rFonts w:ascii="Arial" w:hAnsi="Arial" w:cs="Arial"/>
          <w:sz w:val="20"/>
          <w:szCs w:val="20"/>
        </w:rPr>
        <w:t>2</w:t>
      </w:r>
      <w:r w:rsidR="0007153D">
        <w:rPr>
          <w:rFonts w:ascii="Arial" w:hAnsi="Arial" w:cs="Arial"/>
          <w:sz w:val="20"/>
          <w:szCs w:val="20"/>
        </w:rPr>
        <w:t xml:space="preserve"> </w:t>
      </w:r>
      <w:r w:rsidR="0007153D" w:rsidRPr="00A21226">
        <w:rPr>
          <w:rFonts w:ascii="Arial" w:hAnsi="Arial" w:cs="Arial"/>
          <w:sz w:val="20"/>
          <w:szCs w:val="20"/>
        </w:rPr>
        <w:t xml:space="preserve">Performans Kriterleri </w:t>
      </w:r>
    </w:p>
    <w:p w14:paraId="7054B8EC" w14:textId="4CEFA717" w:rsidR="00A21226" w:rsidRPr="00A21226" w:rsidRDefault="00A21226" w:rsidP="00A21226">
      <w:pPr>
        <w:pStyle w:val="ListParagraph"/>
        <w:numPr>
          <w:ilvl w:val="0"/>
          <w:numId w:val="9"/>
        </w:numPr>
        <w:spacing w:before="0" w:beforeAutospacing="0" w:after="0" w:afterAutospacing="0"/>
        <w:rPr>
          <w:rFonts w:ascii="Arial" w:hAnsi="Arial" w:cs="Arial"/>
          <w:sz w:val="20"/>
          <w:szCs w:val="20"/>
        </w:rPr>
      </w:pPr>
      <w:r w:rsidRPr="00A21226">
        <w:rPr>
          <w:rFonts w:ascii="Arial" w:hAnsi="Arial" w:cs="Arial"/>
          <w:sz w:val="20"/>
          <w:szCs w:val="20"/>
        </w:rPr>
        <w:t>EK</w:t>
      </w:r>
      <w:r w:rsidR="0007153D">
        <w:rPr>
          <w:rFonts w:ascii="Arial" w:hAnsi="Arial" w:cs="Arial"/>
          <w:sz w:val="20"/>
          <w:szCs w:val="20"/>
        </w:rPr>
        <w:t xml:space="preserve">-3 Şartname </w:t>
      </w:r>
    </w:p>
    <w:p w14:paraId="732DBAC6" w14:textId="6F0C57A6" w:rsidR="00A21226" w:rsidRPr="0007153D" w:rsidRDefault="0007153D" w:rsidP="0007153D">
      <w:pPr>
        <w:pStyle w:val="ListParagraph"/>
        <w:numPr>
          <w:ilvl w:val="0"/>
          <w:numId w:val="9"/>
        </w:numPr>
        <w:spacing w:before="0" w:beforeAutospacing="0" w:after="0" w:afterAutospacing="0"/>
        <w:rPr>
          <w:rFonts w:ascii="Arial" w:hAnsi="Arial" w:cs="Arial"/>
          <w:sz w:val="20"/>
          <w:szCs w:val="20"/>
        </w:rPr>
      </w:pPr>
      <w:r w:rsidRPr="0007153D">
        <w:rPr>
          <w:rFonts w:ascii="Arial" w:hAnsi="Arial" w:cs="Arial"/>
          <w:sz w:val="20"/>
          <w:szCs w:val="20"/>
        </w:rPr>
        <w:t>EK</w:t>
      </w:r>
      <w:r>
        <w:rPr>
          <w:rFonts w:ascii="Arial" w:hAnsi="Arial" w:cs="Arial"/>
          <w:sz w:val="20"/>
          <w:szCs w:val="20"/>
        </w:rPr>
        <w:t xml:space="preserve">-4 </w:t>
      </w:r>
      <w:r w:rsidRPr="0007153D">
        <w:rPr>
          <w:rFonts w:ascii="Arial" w:hAnsi="Arial" w:cs="Arial"/>
          <w:sz w:val="20"/>
          <w:szCs w:val="20"/>
        </w:rPr>
        <w:t>Tedarikçilere Yönelik Davranış Ve Etik Kodu</w:t>
      </w:r>
    </w:p>
    <w:p w14:paraId="64F8FD96" w14:textId="5671980F" w:rsidR="00AD5329" w:rsidRPr="0007153D" w:rsidRDefault="0007153D" w:rsidP="0007153D">
      <w:pPr>
        <w:pStyle w:val="ListParagraph"/>
        <w:numPr>
          <w:ilvl w:val="0"/>
          <w:numId w:val="9"/>
        </w:numPr>
        <w:spacing w:before="0" w:beforeAutospacing="0" w:after="0" w:afterAutospacing="0"/>
        <w:rPr>
          <w:rFonts w:ascii="Arial" w:hAnsi="Arial" w:cs="Arial"/>
          <w:sz w:val="20"/>
          <w:szCs w:val="20"/>
        </w:rPr>
      </w:pPr>
      <w:r>
        <w:rPr>
          <w:rFonts w:ascii="Arial" w:hAnsi="Arial" w:cs="Arial"/>
          <w:sz w:val="20"/>
          <w:szCs w:val="20"/>
        </w:rPr>
        <w:t xml:space="preserve">EK-5 </w:t>
      </w:r>
      <w:r w:rsidRPr="0007153D">
        <w:rPr>
          <w:rFonts w:ascii="Arial" w:hAnsi="Arial" w:cs="Arial"/>
          <w:sz w:val="20"/>
          <w:szCs w:val="20"/>
        </w:rPr>
        <w:t>Tarafların İmza Sirkülerleri</w:t>
      </w:r>
    </w:p>
    <w:p w14:paraId="71C263A2" w14:textId="77777777" w:rsidR="0007153D" w:rsidRPr="007C6BD3" w:rsidRDefault="0007153D" w:rsidP="0007153D">
      <w:pPr>
        <w:pStyle w:val="Heading1"/>
        <w:spacing w:before="100" w:beforeAutospacing="1" w:after="100" w:afterAutospacing="1"/>
        <w:rPr>
          <w:rFonts w:cs="Arial"/>
          <w:szCs w:val="20"/>
        </w:rPr>
      </w:pPr>
      <w:r w:rsidRPr="007C6BD3">
        <w:rPr>
          <w:rFonts w:cs="Arial"/>
          <w:szCs w:val="20"/>
        </w:rPr>
        <w:lastRenderedPageBreak/>
        <w:t xml:space="preserve">SON HÜKÜM </w:t>
      </w:r>
    </w:p>
    <w:p w14:paraId="49753822" w14:textId="57369B0B" w:rsidR="0007153D" w:rsidRPr="007C6BD3" w:rsidRDefault="0007153D" w:rsidP="0007153D">
      <w:pPr>
        <w:rPr>
          <w:rFonts w:ascii="Arial" w:hAnsi="Arial" w:cs="Arial"/>
          <w:sz w:val="20"/>
          <w:szCs w:val="20"/>
        </w:rPr>
      </w:pPr>
      <w:r w:rsidRPr="007C6BD3">
        <w:rPr>
          <w:rFonts w:ascii="Arial" w:hAnsi="Arial" w:cs="Arial"/>
          <w:sz w:val="20"/>
          <w:szCs w:val="20"/>
        </w:rPr>
        <w:t>İşbu Sözleşme çift nüsha ve 15 (</w:t>
      </w:r>
      <w:proofErr w:type="spellStart"/>
      <w:r w:rsidRPr="007C6BD3">
        <w:rPr>
          <w:rFonts w:ascii="Arial" w:hAnsi="Arial" w:cs="Arial"/>
          <w:sz w:val="20"/>
          <w:szCs w:val="20"/>
        </w:rPr>
        <w:t>onbeş</w:t>
      </w:r>
      <w:proofErr w:type="spellEnd"/>
      <w:r w:rsidRPr="007C6BD3">
        <w:rPr>
          <w:rFonts w:ascii="Arial" w:hAnsi="Arial" w:cs="Arial"/>
          <w:sz w:val="20"/>
          <w:szCs w:val="20"/>
        </w:rPr>
        <w:t>) özel</w:t>
      </w:r>
      <w:r w:rsidR="00E63A76">
        <w:rPr>
          <w:rFonts w:ascii="Arial" w:hAnsi="Arial" w:cs="Arial"/>
          <w:sz w:val="20"/>
          <w:szCs w:val="20"/>
        </w:rPr>
        <w:t xml:space="preserve"> ana hükümden ibaret olup, __/06/2019</w:t>
      </w:r>
      <w:r w:rsidRPr="007C6BD3">
        <w:rPr>
          <w:rFonts w:ascii="Arial" w:hAnsi="Arial" w:cs="Arial"/>
          <w:sz w:val="20"/>
          <w:szCs w:val="20"/>
        </w:rPr>
        <w:t xml:space="preserve"> tarihinde, taraflarca okunup, iradelerine uygunluğu onanarak, karşılıklı olarak imza yetkilileri tarafından imzalanmıştır.</w:t>
      </w:r>
    </w:p>
    <w:tbl>
      <w:tblPr>
        <w:tblW w:w="9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4"/>
      </w:tblGrid>
      <w:tr w:rsidR="0007153D" w:rsidRPr="007C6BD3" w14:paraId="5C6E0A5B" w14:textId="77777777" w:rsidTr="008B1D01">
        <w:trPr>
          <w:trHeight w:val="597"/>
          <w:jc w:val="center"/>
        </w:trPr>
        <w:tc>
          <w:tcPr>
            <w:tcW w:w="4674" w:type="dxa"/>
            <w:shd w:val="clear" w:color="auto" w:fill="auto"/>
            <w:vAlign w:val="center"/>
          </w:tcPr>
          <w:p w14:paraId="0EB26FD0" w14:textId="77777777" w:rsidR="0007153D" w:rsidRDefault="0007153D" w:rsidP="0007153D">
            <w:pPr>
              <w:spacing w:before="0" w:beforeAutospacing="0" w:after="0" w:afterAutospacing="0"/>
              <w:jc w:val="center"/>
              <w:rPr>
                <w:rFonts w:ascii="Arial" w:hAnsi="Arial" w:cs="Arial"/>
                <w:b/>
                <w:color w:val="000000"/>
                <w:sz w:val="20"/>
                <w:szCs w:val="20"/>
              </w:rPr>
            </w:pPr>
          </w:p>
          <w:p w14:paraId="75B528F8" w14:textId="5D974156" w:rsidR="0007153D" w:rsidRDefault="0007153D" w:rsidP="0007153D">
            <w:pPr>
              <w:spacing w:before="0" w:beforeAutospacing="0" w:after="0" w:afterAutospacing="0"/>
              <w:jc w:val="center"/>
              <w:rPr>
                <w:rFonts w:ascii="Arial" w:hAnsi="Arial" w:cs="Arial"/>
                <w:b/>
                <w:color w:val="000000"/>
                <w:sz w:val="20"/>
                <w:szCs w:val="20"/>
              </w:rPr>
            </w:pPr>
            <w:r>
              <w:rPr>
                <w:rFonts w:ascii="Arial" w:hAnsi="Arial" w:cs="Arial"/>
                <w:b/>
                <w:color w:val="000000"/>
                <w:sz w:val="20"/>
                <w:szCs w:val="20"/>
              </w:rPr>
              <w:t>İmza Yeri</w:t>
            </w:r>
          </w:p>
          <w:p w14:paraId="1C69EE82" w14:textId="741EF140" w:rsidR="0007153D" w:rsidRPr="0007153D" w:rsidRDefault="0007153D" w:rsidP="0007153D">
            <w:pPr>
              <w:spacing w:before="0" w:beforeAutospacing="0" w:after="0" w:afterAutospacing="0"/>
              <w:jc w:val="center"/>
              <w:rPr>
                <w:rFonts w:ascii="Arial" w:hAnsi="Arial" w:cs="Arial"/>
                <w:b/>
                <w:color w:val="000000"/>
                <w:sz w:val="20"/>
                <w:szCs w:val="20"/>
              </w:rPr>
            </w:pPr>
            <w:r w:rsidRPr="00AD5329">
              <w:rPr>
                <w:sz w:val="22"/>
                <w:highlight w:val="yellow"/>
              </w:rPr>
              <w:t>[●]</w:t>
            </w:r>
          </w:p>
        </w:tc>
        <w:tc>
          <w:tcPr>
            <w:tcW w:w="4674" w:type="dxa"/>
            <w:shd w:val="clear" w:color="auto" w:fill="auto"/>
            <w:vAlign w:val="center"/>
          </w:tcPr>
          <w:p w14:paraId="116E67AA" w14:textId="77777777" w:rsidR="0007153D" w:rsidRDefault="0007153D" w:rsidP="0007153D">
            <w:pPr>
              <w:spacing w:before="0" w:beforeAutospacing="0" w:after="0" w:afterAutospacing="0"/>
              <w:jc w:val="center"/>
              <w:rPr>
                <w:rFonts w:ascii="Arial" w:hAnsi="Arial" w:cs="Arial"/>
                <w:b/>
                <w:color w:val="000000"/>
                <w:sz w:val="20"/>
                <w:szCs w:val="20"/>
              </w:rPr>
            </w:pPr>
          </w:p>
          <w:p w14:paraId="7AABA799" w14:textId="319DE531" w:rsidR="0007153D" w:rsidRDefault="0007153D" w:rsidP="0007153D">
            <w:pPr>
              <w:spacing w:before="0" w:beforeAutospacing="0" w:after="0" w:afterAutospacing="0"/>
              <w:jc w:val="center"/>
              <w:rPr>
                <w:rFonts w:ascii="Arial" w:hAnsi="Arial" w:cs="Arial"/>
                <w:b/>
                <w:color w:val="000000"/>
                <w:sz w:val="20"/>
                <w:szCs w:val="20"/>
              </w:rPr>
            </w:pPr>
            <w:r w:rsidRPr="007C6BD3">
              <w:rPr>
                <w:rFonts w:ascii="Arial" w:hAnsi="Arial" w:cs="Arial"/>
                <w:b/>
                <w:color w:val="000000"/>
                <w:sz w:val="20"/>
                <w:szCs w:val="20"/>
              </w:rPr>
              <w:t>İmza Tarihi</w:t>
            </w:r>
          </w:p>
          <w:p w14:paraId="522123FA" w14:textId="289F581B" w:rsidR="0007153D" w:rsidRPr="007C6BD3" w:rsidRDefault="0007153D" w:rsidP="0007153D">
            <w:pPr>
              <w:spacing w:before="0" w:beforeAutospacing="0"/>
              <w:jc w:val="center"/>
              <w:rPr>
                <w:rFonts w:ascii="Arial" w:hAnsi="Arial" w:cs="Arial"/>
                <w:color w:val="000000"/>
                <w:sz w:val="20"/>
                <w:szCs w:val="20"/>
              </w:rPr>
            </w:pPr>
            <w:r w:rsidRPr="00AD5329">
              <w:rPr>
                <w:sz w:val="22"/>
                <w:highlight w:val="yellow"/>
              </w:rPr>
              <w:t>[●]</w:t>
            </w:r>
          </w:p>
        </w:tc>
      </w:tr>
      <w:tr w:rsidR="0007153D" w:rsidRPr="007C6BD3" w14:paraId="6B7BD7F4" w14:textId="77777777" w:rsidTr="008B1D01">
        <w:trPr>
          <w:trHeight w:val="564"/>
          <w:jc w:val="center"/>
        </w:trPr>
        <w:tc>
          <w:tcPr>
            <w:tcW w:w="4674" w:type="dxa"/>
            <w:shd w:val="clear" w:color="auto" w:fill="auto"/>
            <w:vAlign w:val="center"/>
          </w:tcPr>
          <w:p w14:paraId="29DE39A1" w14:textId="09AEC548" w:rsidR="0007153D" w:rsidRPr="007C6BD3" w:rsidRDefault="0007153D" w:rsidP="0007153D">
            <w:pPr>
              <w:jc w:val="center"/>
              <w:rPr>
                <w:rFonts w:ascii="Arial" w:hAnsi="Arial" w:cs="Arial"/>
                <w:color w:val="000000"/>
                <w:sz w:val="20"/>
                <w:szCs w:val="20"/>
              </w:rPr>
            </w:pPr>
            <w:r w:rsidRPr="007C6BD3">
              <w:rPr>
                <w:rFonts w:ascii="Arial" w:hAnsi="Arial" w:cs="Arial"/>
                <w:b/>
                <w:color w:val="000000"/>
                <w:sz w:val="20"/>
                <w:szCs w:val="20"/>
              </w:rPr>
              <w:t>İstanbul Bilgi Üniversitesi</w:t>
            </w:r>
            <w:r>
              <w:rPr>
                <w:rFonts w:ascii="Arial" w:hAnsi="Arial" w:cs="Arial"/>
                <w:b/>
                <w:color w:val="000000"/>
                <w:sz w:val="20"/>
                <w:szCs w:val="20"/>
              </w:rPr>
              <w:t xml:space="preserve"> </w:t>
            </w:r>
            <w:r w:rsidRPr="007C6BD3">
              <w:rPr>
                <w:rFonts w:ascii="Arial" w:hAnsi="Arial" w:cs="Arial"/>
                <w:b/>
                <w:color w:val="000000"/>
                <w:sz w:val="20"/>
                <w:szCs w:val="20"/>
              </w:rPr>
              <w:t>İktisadi İşletmesi</w:t>
            </w:r>
          </w:p>
        </w:tc>
        <w:tc>
          <w:tcPr>
            <w:tcW w:w="4674" w:type="dxa"/>
            <w:shd w:val="clear" w:color="auto" w:fill="auto"/>
            <w:vAlign w:val="center"/>
          </w:tcPr>
          <w:p w14:paraId="4D55B133" w14:textId="3D148620" w:rsidR="0007153D" w:rsidRPr="007C6BD3" w:rsidRDefault="0007153D" w:rsidP="008B1D01">
            <w:pPr>
              <w:jc w:val="center"/>
              <w:rPr>
                <w:rFonts w:ascii="Arial" w:hAnsi="Arial" w:cs="Arial"/>
                <w:b/>
                <w:color w:val="000000"/>
                <w:sz w:val="20"/>
                <w:szCs w:val="20"/>
              </w:rPr>
            </w:pPr>
            <w:r w:rsidRPr="00AD5329">
              <w:rPr>
                <w:sz w:val="22"/>
                <w:highlight w:val="yellow"/>
              </w:rPr>
              <w:t>[●]</w:t>
            </w:r>
          </w:p>
        </w:tc>
      </w:tr>
      <w:tr w:rsidR="0007153D" w:rsidRPr="007C6BD3" w14:paraId="570E063E" w14:textId="77777777" w:rsidTr="008B1D01">
        <w:trPr>
          <w:trHeight w:val="1152"/>
          <w:jc w:val="center"/>
        </w:trPr>
        <w:tc>
          <w:tcPr>
            <w:tcW w:w="4674" w:type="dxa"/>
            <w:shd w:val="clear" w:color="auto" w:fill="auto"/>
            <w:vAlign w:val="center"/>
          </w:tcPr>
          <w:p w14:paraId="09189119" w14:textId="77777777" w:rsidR="0007153D" w:rsidRPr="007C6BD3" w:rsidRDefault="0007153D" w:rsidP="008B1D01">
            <w:pPr>
              <w:jc w:val="center"/>
              <w:rPr>
                <w:rFonts w:ascii="Arial" w:hAnsi="Arial" w:cs="Arial"/>
                <w:color w:val="000000"/>
                <w:sz w:val="20"/>
                <w:szCs w:val="20"/>
              </w:rPr>
            </w:pPr>
          </w:p>
        </w:tc>
        <w:tc>
          <w:tcPr>
            <w:tcW w:w="4674" w:type="dxa"/>
            <w:shd w:val="clear" w:color="auto" w:fill="auto"/>
            <w:vAlign w:val="center"/>
          </w:tcPr>
          <w:p w14:paraId="0E831D77" w14:textId="77777777" w:rsidR="0007153D" w:rsidRPr="007C6BD3" w:rsidRDefault="0007153D" w:rsidP="008B1D01">
            <w:pPr>
              <w:jc w:val="center"/>
              <w:rPr>
                <w:rFonts w:ascii="Arial" w:hAnsi="Arial" w:cs="Arial"/>
                <w:color w:val="000000"/>
                <w:sz w:val="20"/>
                <w:szCs w:val="20"/>
              </w:rPr>
            </w:pPr>
          </w:p>
        </w:tc>
      </w:tr>
    </w:tbl>
    <w:p w14:paraId="50125236" w14:textId="77777777" w:rsidR="0007153D" w:rsidRPr="007C6BD3" w:rsidRDefault="0007153D" w:rsidP="0007153D">
      <w:pPr>
        <w:pStyle w:val="Style3"/>
        <w:widowControl/>
        <w:tabs>
          <w:tab w:val="left" w:pos="1282"/>
        </w:tabs>
        <w:spacing w:before="53" w:line="281" w:lineRule="exact"/>
        <w:rPr>
          <w:rStyle w:val="FontStyle14"/>
          <w:rFonts w:ascii="Arial" w:eastAsia="SimSun" w:hAnsi="Arial" w:cs="Arial"/>
          <w:lang w:eastAsia="en-US"/>
        </w:rPr>
      </w:pPr>
    </w:p>
    <w:p w14:paraId="69E8CBB7" w14:textId="77777777" w:rsidR="0007153D" w:rsidRPr="007C6BD3" w:rsidRDefault="0007153D" w:rsidP="0007153D">
      <w:pPr>
        <w:pStyle w:val="Style3"/>
        <w:widowControl/>
        <w:tabs>
          <w:tab w:val="left" w:pos="1282"/>
        </w:tabs>
        <w:spacing w:line="281" w:lineRule="exact"/>
        <w:jc w:val="left"/>
        <w:rPr>
          <w:rFonts w:ascii="Arial" w:hAnsi="Arial" w:cs="Arial"/>
          <w:sz w:val="20"/>
          <w:szCs w:val="20"/>
        </w:rPr>
      </w:pPr>
    </w:p>
    <w:p w14:paraId="216C9E38" w14:textId="4939B4F1" w:rsidR="00AD5329" w:rsidRDefault="00AD5329" w:rsidP="00AD5329">
      <w:pPr>
        <w:rPr>
          <w:rFonts w:ascii="Arial" w:hAnsi="Arial" w:cs="Arial"/>
          <w:sz w:val="20"/>
          <w:szCs w:val="20"/>
        </w:rPr>
      </w:pPr>
    </w:p>
    <w:p w14:paraId="45DF632F" w14:textId="45028365" w:rsidR="00247ECF" w:rsidRDefault="00247ECF" w:rsidP="00AD5329">
      <w:pPr>
        <w:rPr>
          <w:rFonts w:ascii="Arial" w:hAnsi="Arial" w:cs="Arial"/>
          <w:sz w:val="20"/>
          <w:szCs w:val="20"/>
        </w:rPr>
      </w:pPr>
    </w:p>
    <w:p w14:paraId="2C305DC6" w14:textId="77777777" w:rsidR="00247ECF" w:rsidRPr="007C6BD3" w:rsidRDefault="00247ECF" w:rsidP="00247ECF">
      <w:pPr>
        <w:jc w:val="center"/>
        <w:rPr>
          <w:rStyle w:val="FontStyle44"/>
          <w:rFonts w:ascii="Arial" w:hAnsi="Arial" w:cs="Arial"/>
          <w:sz w:val="20"/>
          <w:szCs w:val="20"/>
        </w:rPr>
      </w:pPr>
      <w:r w:rsidRPr="007C6BD3">
        <w:rPr>
          <w:rStyle w:val="FontStyle44"/>
          <w:rFonts w:ascii="Arial" w:hAnsi="Arial" w:cs="Arial"/>
          <w:sz w:val="20"/>
          <w:szCs w:val="20"/>
        </w:rPr>
        <w:t xml:space="preserve">EK 1.1 SANTRAL İSTANBUL – ALT KAT </w:t>
      </w:r>
      <w:r>
        <w:rPr>
          <w:rStyle w:val="FontStyle44"/>
          <w:rFonts w:ascii="Arial" w:hAnsi="Arial" w:cs="Arial"/>
          <w:sz w:val="20"/>
          <w:szCs w:val="20"/>
        </w:rPr>
        <w:t>460</w:t>
      </w:r>
      <w:r w:rsidRPr="007C6BD3">
        <w:rPr>
          <w:rStyle w:val="FontStyle44"/>
          <w:rFonts w:ascii="Arial" w:hAnsi="Arial" w:cs="Arial"/>
          <w:sz w:val="20"/>
          <w:szCs w:val="20"/>
        </w:rPr>
        <w:t xml:space="preserve"> M2</w:t>
      </w:r>
    </w:p>
    <w:p w14:paraId="568A2DA6" w14:textId="14B2E9E0" w:rsidR="00247ECF" w:rsidRPr="007C6BD3" w:rsidRDefault="00247ECF" w:rsidP="00247ECF">
      <w:pPr>
        <w:rPr>
          <w:rFonts w:ascii="Arial" w:hAnsi="Arial" w:cs="Arial"/>
          <w:noProof/>
          <w:sz w:val="20"/>
          <w:szCs w:val="20"/>
          <w:lang w:val="en-US"/>
        </w:rPr>
      </w:pPr>
      <w:r w:rsidRPr="002526BF">
        <w:rPr>
          <w:noProof/>
          <w:lang w:eastAsia="tr-TR"/>
        </w:rPr>
        <w:drawing>
          <wp:inline distT="0" distB="0" distL="0" distR="0" wp14:anchorId="51936C9A" wp14:editId="4F33E3B1">
            <wp:extent cx="4684395" cy="351091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4395" cy="3510915"/>
                    </a:xfrm>
                    <a:prstGeom prst="rect">
                      <a:avLst/>
                    </a:prstGeom>
                    <a:noFill/>
                    <a:ln>
                      <a:noFill/>
                    </a:ln>
                  </pic:spPr>
                </pic:pic>
              </a:graphicData>
            </a:graphic>
          </wp:inline>
        </w:drawing>
      </w:r>
    </w:p>
    <w:p w14:paraId="0E062667" w14:textId="77777777" w:rsidR="00247ECF" w:rsidRPr="007C6BD3" w:rsidRDefault="00247ECF" w:rsidP="00247ECF">
      <w:pPr>
        <w:jc w:val="center"/>
        <w:rPr>
          <w:rFonts w:ascii="Arial" w:hAnsi="Arial" w:cs="Arial"/>
          <w:b/>
          <w:noProof/>
          <w:sz w:val="20"/>
          <w:szCs w:val="20"/>
          <w:lang w:val="en-US"/>
        </w:rPr>
      </w:pPr>
      <w:r w:rsidRPr="007C6BD3">
        <w:rPr>
          <w:rFonts w:ascii="Arial" w:hAnsi="Arial" w:cs="Arial"/>
          <w:b/>
          <w:noProof/>
          <w:sz w:val="20"/>
          <w:szCs w:val="20"/>
          <w:lang w:val="en-US"/>
        </w:rPr>
        <w:t xml:space="preserve">EK 1.2 KUŞTEPE KAMPÜSÜ – </w:t>
      </w:r>
      <w:r>
        <w:rPr>
          <w:rFonts w:ascii="Arial" w:hAnsi="Arial" w:cs="Arial"/>
          <w:b/>
          <w:noProof/>
          <w:sz w:val="20"/>
          <w:szCs w:val="20"/>
          <w:lang w:val="en-US"/>
        </w:rPr>
        <w:t>930</w:t>
      </w:r>
      <w:r w:rsidRPr="007C6BD3">
        <w:rPr>
          <w:rFonts w:ascii="Arial" w:hAnsi="Arial" w:cs="Arial"/>
          <w:b/>
          <w:noProof/>
          <w:sz w:val="20"/>
          <w:szCs w:val="20"/>
          <w:lang w:val="en-US"/>
        </w:rPr>
        <w:t xml:space="preserve"> M2</w:t>
      </w:r>
    </w:p>
    <w:p w14:paraId="1CFC02E1" w14:textId="52463419" w:rsidR="00247ECF" w:rsidRPr="007C6BD3" w:rsidRDefault="00247ECF" w:rsidP="00247ECF">
      <w:pPr>
        <w:jc w:val="center"/>
        <w:rPr>
          <w:rFonts w:ascii="Arial" w:hAnsi="Arial" w:cs="Arial"/>
          <w:b/>
          <w:noProof/>
          <w:sz w:val="20"/>
          <w:szCs w:val="20"/>
          <w:lang w:val="en-US"/>
        </w:rPr>
      </w:pPr>
      <w:r w:rsidRPr="002526BF">
        <w:rPr>
          <w:noProof/>
          <w:lang w:eastAsia="tr-TR"/>
        </w:rPr>
        <w:lastRenderedPageBreak/>
        <w:drawing>
          <wp:inline distT="0" distB="0" distL="0" distR="0" wp14:anchorId="1FBA2D29" wp14:editId="4ACA69B5">
            <wp:extent cx="2268855" cy="3493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8855" cy="3493770"/>
                    </a:xfrm>
                    <a:prstGeom prst="rect">
                      <a:avLst/>
                    </a:prstGeom>
                    <a:noFill/>
                    <a:ln>
                      <a:noFill/>
                    </a:ln>
                  </pic:spPr>
                </pic:pic>
              </a:graphicData>
            </a:graphic>
          </wp:inline>
        </w:drawing>
      </w:r>
      <w:r w:rsidRPr="007C6BD3">
        <w:rPr>
          <w:rFonts w:ascii="Arial" w:hAnsi="Arial" w:cs="Arial"/>
          <w:b/>
          <w:noProof/>
          <w:sz w:val="20"/>
          <w:szCs w:val="20"/>
          <w:lang w:val="en-US"/>
        </w:rPr>
        <w:t>EK 1.</w:t>
      </w:r>
      <w:r>
        <w:rPr>
          <w:rFonts w:ascii="Arial" w:hAnsi="Arial" w:cs="Arial"/>
          <w:b/>
          <w:noProof/>
          <w:sz w:val="20"/>
          <w:szCs w:val="20"/>
          <w:lang w:val="en-US"/>
        </w:rPr>
        <w:t>3</w:t>
      </w:r>
      <w:r w:rsidRPr="007C6BD3">
        <w:rPr>
          <w:rFonts w:ascii="Arial" w:hAnsi="Arial" w:cs="Arial"/>
          <w:b/>
          <w:noProof/>
          <w:sz w:val="20"/>
          <w:szCs w:val="20"/>
          <w:lang w:val="en-US"/>
        </w:rPr>
        <w:t xml:space="preserve"> </w:t>
      </w:r>
      <w:r>
        <w:rPr>
          <w:rFonts w:ascii="Arial" w:hAnsi="Arial" w:cs="Arial"/>
          <w:b/>
          <w:noProof/>
          <w:sz w:val="20"/>
          <w:szCs w:val="20"/>
          <w:lang w:val="en-US"/>
        </w:rPr>
        <w:t xml:space="preserve">DOLAPDERE </w:t>
      </w:r>
      <w:r w:rsidRPr="007C6BD3">
        <w:rPr>
          <w:rFonts w:ascii="Arial" w:hAnsi="Arial" w:cs="Arial"/>
          <w:b/>
          <w:noProof/>
          <w:sz w:val="20"/>
          <w:szCs w:val="20"/>
          <w:lang w:val="en-US"/>
        </w:rPr>
        <w:t xml:space="preserve">KAMPÜSÜ – </w:t>
      </w:r>
      <w:r>
        <w:rPr>
          <w:rFonts w:ascii="Arial" w:hAnsi="Arial" w:cs="Arial"/>
          <w:b/>
          <w:noProof/>
          <w:sz w:val="20"/>
          <w:szCs w:val="20"/>
          <w:lang w:val="en-US"/>
        </w:rPr>
        <w:t>667</w:t>
      </w:r>
      <w:r w:rsidRPr="007C6BD3">
        <w:rPr>
          <w:rFonts w:ascii="Arial" w:hAnsi="Arial" w:cs="Arial"/>
          <w:b/>
          <w:noProof/>
          <w:sz w:val="20"/>
          <w:szCs w:val="20"/>
          <w:lang w:val="en-US"/>
        </w:rPr>
        <w:t xml:space="preserve"> M2</w:t>
      </w:r>
    </w:p>
    <w:p w14:paraId="0B0733D4" w14:textId="77777777" w:rsidR="00247ECF" w:rsidRDefault="00247ECF" w:rsidP="00247ECF">
      <w:pPr>
        <w:rPr>
          <w:noProof/>
          <w:lang w:eastAsia="tr-TR"/>
        </w:rPr>
      </w:pPr>
    </w:p>
    <w:p w14:paraId="2E5C076F" w14:textId="5F1BDC3B" w:rsidR="00247ECF" w:rsidRDefault="00247ECF" w:rsidP="00247ECF">
      <w:pPr>
        <w:rPr>
          <w:noProof/>
          <w:lang w:eastAsia="tr-TR"/>
        </w:rPr>
      </w:pPr>
      <w:r w:rsidRPr="002526BF">
        <w:rPr>
          <w:noProof/>
          <w:lang w:eastAsia="tr-TR"/>
        </w:rPr>
        <w:lastRenderedPageBreak/>
        <w:drawing>
          <wp:inline distT="0" distB="0" distL="0" distR="0" wp14:anchorId="44632FDF" wp14:editId="33BC6FDA">
            <wp:extent cx="6184900" cy="494284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00" cy="4942840"/>
                    </a:xfrm>
                    <a:prstGeom prst="rect">
                      <a:avLst/>
                    </a:prstGeom>
                    <a:noFill/>
                    <a:ln>
                      <a:noFill/>
                    </a:ln>
                  </pic:spPr>
                </pic:pic>
              </a:graphicData>
            </a:graphic>
          </wp:inline>
        </w:drawing>
      </w:r>
    </w:p>
    <w:p w14:paraId="1B9608BD" w14:textId="77777777" w:rsidR="00247ECF" w:rsidRDefault="00247ECF" w:rsidP="00247ECF">
      <w:pPr>
        <w:rPr>
          <w:noProof/>
          <w:lang w:eastAsia="tr-TR"/>
        </w:rPr>
      </w:pPr>
    </w:p>
    <w:p w14:paraId="65DA0536" w14:textId="77777777" w:rsidR="00247ECF" w:rsidRDefault="00247ECF" w:rsidP="00247ECF">
      <w:pPr>
        <w:rPr>
          <w:noProof/>
          <w:lang w:eastAsia="tr-TR"/>
        </w:rPr>
      </w:pPr>
    </w:p>
    <w:p w14:paraId="7806DE8D" w14:textId="77777777" w:rsidR="00247ECF" w:rsidRPr="007C6BD3" w:rsidRDefault="00247ECF" w:rsidP="00247ECF">
      <w:pPr>
        <w:rPr>
          <w:rFonts w:ascii="Arial" w:hAnsi="Arial" w:cs="Arial"/>
          <w:noProof/>
          <w:sz w:val="20"/>
          <w:szCs w:val="20"/>
          <w:lang w:val="en-US"/>
        </w:rPr>
      </w:pPr>
    </w:p>
    <w:p w14:paraId="3A94C3AE" w14:textId="77777777" w:rsidR="00247ECF" w:rsidRPr="007C6BD3" w:rsidRDefault="00247ECF" w:rsidP="00247ECF">
      <w:pPr>
        <w:spacing w:after="200" w:line="276" w:lineRule="auto"/>
        <w:jc w:val="center"/>
        <w:rPr>
          <w:rStyle w:val="FontStyle44"/>
          <w:rFonts w:ascii="Arial" w:hAnsi="Arial" w:cs="Arial"/>
          <w:sz w:val="20"/>
          <w:szCs w:val="20"/>
        </w:rPr>
      </w:pPr>
      <w:r w:rsidRPr="007C6BD3">
        <w:rPr>
          <w:rFonts w:ascii="Arial" w:hAnsi="Arial" w:cs="Arial"/>
          <w:noProof/>
          <w:sz w:val="20"/>
          <w:szCs w:val="20"/>
          <w:lang w:val="en-US"/>
        </w:rPr>
        <w:br w:type="page"/>
      </w:r>
      <w:r w:rsidRPr="007C6BD3">
        <w:rPr>
          <w:rStyle w:val="FontStyle44"/>
          <w:rFonts w:ascii="Arial" w:hAnsi="Arial" w:cs="Arial"/>
          <w:sz w:val="20"/>
          <w:szCs w:val="20"/>
        </w:rPr>
        <w:lastRenderedPageBreak/>
        <w:t>EK 2 PERFORMANS KRİTERLERİ VE UYGULAMALARI</w:t>
      </w:r>
    </w:p>
    <w:p w14:paraId="7823B8CF" w14:textId="77777777" w:rsidR="00247ECF" w:rsidRPr="007C6BD3" w:rsidRDefault="00247ECF" w:rsidP="00247ECF">
      <w:pPr>
        <w:pStyle w:val="Style3"/>
        <w:numPr>
          <w:ilvl w:val="0"/>
          <w:numId w:val="10"/>
        </w:numPr>
        <w:tabs>
          <w:tab w:val="left" w:pos="450"/>
        </w:tabs>
        <w:spacing w:line="360" w:lineRule="auto"/>
        <w:ind w:left="450" w:hanging="450"/>
        <w:rPr>
          <w:rStyle w:val="FontStyle44"/>
          <w:rFonts w:ascii="Arial" w:hAnsi="Arial" w:cs="Arial"/>
          <w:sz w:val="20"/>
          <w:szCs w:val="20"/>
        </w:rPr>
      </w:pPr>
      <w:r w:rsidRPr="007C6BD3">
        <w:rPr>
          <w:rStyle w:val="FontStyle44"/>
          <w:rFonts w:ascii="Arial" w:hAnsi="Arial" w:cs="Arial"/>
          <w:sz w:val="20"/>
          <w:szCs w:val="20"/>
        </w:rPr>
        <w:t xml:space="preserve">PERFORMANS KRİTERLERİ </w:t>
      </w:r>
    </w:p>
    <w:p w14:paraId="0D75CBCC" w14:textId="77777777" w:rsidR="00247ECF" w:rsidRPr="007C6BD3" w:rsidRDefault="00247ECF" w:rsidP="00247ECF">
      <w:pPr>
        <w:pStyle w:val="Style3"/>
        <w:tabs>
          <w:tab w:val="left" w:pos="1282"/>
        </w:tabs>
        <w:spacing w:line="360" w:lineRule="auto"/>
        <w:rPr>
          <w:rStyle w:val="FontStyle44"/>
          <w:rFonts w:ascii="Arial" w:hAnsi="Arial" w:cs="Arial"/>
          <w:sz w:val="20"/>
          <w:szCs w:val="20"/>
        </w:rPr>
      </w:pPr>
      <w:r w:rsidRPr="007C6BD3">
        <w:rPr>
          <w:rStyle w:val="FontStyle44"/>
          <w:rFonts w:ascii="Arial" w:hAnsi="Arial" w:cs="Arial"/>
          <w:sz w:val="20"/>
          <w:szCs w:val="20"/>
        </w:rPr>
        <w:t>%80 ve altı performans gösterilmesi Sözleşme’nin fesih edilmesine sebep olur.</w:t>
      </w:r>
      <w:r w:rsidRPr="007C6BD3">
        <w:rPr>
          <w:rStyle w:val="FontStyle44"/>
          <w:rFonts w:ascii="Arial" w:hAnsi="Arial" w:cs="Arial"/>
          <w:sz w:val="20"/>
          <w:szCs w:val="20"/>
        </w:rPr>
        <w:tab/>
      </w:r>
    </w:p>
    <w:p w14:paraId="7B18087A" w14:textId="77777777" w:rsidR="00247ECF" w:rsidRPr="007C6BD3" w:rsidRDefault="00247ECF" w:rsidP="00247ECF">
      <w:pPr>
        <w:pStyle w:val="Style3"/>
        <w:numPr>
          <w:ilvl w:val="0"/>
          <w:numId w:val="10"/>
        </w:numPr>
        <w:tabs>
          <w:tab w:val="left" w:pos="450"/>
        </w:tabs>
        <w:spacing w:line="360" w:lineRule="auto"/>
        <w:ind w:left="450" w:hanging="450"/>
        <w:rPr>
          <w:rStyle w:val="FontStyle44"/>
          <w:rFonts w:ascii="Arial" w:hAnsi="Arial" w:cs="Arial"/>
          <w:sz w:val="20"/>
          <w:szCs w:val="20"/>
        </w:rPr>
      </w:pPr>
      <w:r w:rsidRPr="007C6BD3">
        <w:rPr>
          <w:rStyle w:val="FontStyle44"/>
          <w:rFonts w:ascii="Arial" w:hAnsi="Arial" w:cs="Arial"/>
          <w:sz w:val="20"/>
          <w:szCs w:val="20"/>
        </w:rPr>
        <w:t xml:space="preserve">HİZMET </w:t>
      </w:r>
    </w:p>
    <w:p w14:paraId="640A3970" w14:textId="77777777" w:rsidR="00247ECF" w:rsidRPr="007C6BD3" w:rsidRDefault="00247ECF" w:rsidP="00247ECF">
      <w:pPr>
        <w:pStyle w:val="Style3"/>
        <w:tabs>
          <w:tab w:val="left" w:pos="1282"/>
        </w:tabs>
        <w:spacing w:line="360" w:lineRule="auto"/>
        <w:rPr>
          <w:rStyle w:val="FontStyle44"/>
          <w:rFonts w:ascii="Arial" w:hAnsi="Arial" w:cs="Arial"/>
          <w:sz w:val="20"/>
          <w:szCs w:val="20"/>
        </w:rPr>
      </w:pPr>
      <w:r w:rsidRPr="007C6BD3">
        <w:rPr>
          <w:rStyle w:val="FontStyle44"/>
          <w:rFonts w:ascii="Arial" w:hAnsi="Arial" w:cs="Arial"/>
          <w:sz w:val="20"/>
          <w:szCs w:val="20"/>
        </w:rPr>
        <w:t xml:space="preserve">%80 ve üzeri performans BAŞARILI kabul edilir. </w:t>
      </w:r>
    </w:p>
    <w:p w14:paraId="774A671C" w14:textId="77777777" w:rsidR="00247ECF" w:rsidRPr="007C6BD3" w:rsidRDefault="00247ECF" w:rsidP="00247ECF">
      <w:pPr>
        <w:pStyle w:val="Style3"/>
        <w:tabs>
          <w:tab w:val="left" w:pos="1282"/>
        </w:tabs>
        <w:spacing w:line="360" w:lineRule="auto"/>
        <w:rPr>
          <w:rStyle w:val="FontStyle44"/>
          <w:rFonts w:ascii="Arial" w:hAnsi="Arial" w:cs="Arial"/>
          <w:sz w:val="20"/>
          <w:szCs w:val="20"/>
        </w:rPr>
      </w:pPr>
      <w:r w:rsidRPr="007C6BD3">
        <w:rPr>
          <w:rStyle w:val="FontStyle44"/>
          <w:rFonts w:ascii="Arial" w:hAnsi="Arial" w:cs="Arial"/>
          <w:sz w:val="20"/>
          <w:szCs w:val="20"/>
        </w:rPr>
        <w:t xml:space="preserve">Rektörlük, Genel Sekreterlik veya </w:t>
      </w:r>
      <w:proofErr w:type="spellStart"/>
      <w:r w:rsidRPr="007C6BD3">
        <w:rPr>
          <w:rStyle w:val="FontStyle44"/>
          <w:rFonts w:ascii="Arial" w:hAnsi="Arial" w:cs="Arial"/>
          <w:sz w:val="20"/>
          <w:szCs w:val="20"/>
        </w:rPr>
        <w:t>Satınalma</w:t>
      </w:r>
      <w:proofErr w:type="spellEnd"/>
      <w:r w:rsidRPr="007C6BD3">
        <w:rPr>
          <w:rStyle w:val="FontStyle44"/>
          <w:rFonts w:ascii="Arial" w:hAnsi="Arial" w:cs="Arial"/>
          <w:sz w:val="20"/>
          <w:szCs w:val="20"/>
        </w:rPr>
        <w:t xml:space="preserve"> birimi tarafından iletilen her bir uyarı -1 puan değer taşır. </w:t>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p>
    <w:p w14:paraId="7C628CD0" w14:textId="77AFA0B9" w:rsidR="00247ECF" w:rsidRPr="007C6BD3" w:rsidDel="00645230" w:rsidRDefault="00247ECF" w:rsidP="00247ECF">
      <w:pPr>
        <w:pStyle w:val="Style3"/>
        <w:numPr>
          <w:ilvl w:val="0"/>
          <w:numId w:val="11"/>
        </w:numPr>
        <w:spacing w:line="360" w:lineRule="auto"/>
        <w:rPr>
          <w:del w:id="116" w:author="Duygu Gunduz" w:date="2019-05-16T10:26:00Z"/>
          <w:rStyle w:val="FontStyle44"/>
          <w:rFonts w:ascii="Arial" w:hAnsi="Arial" w:cs="Arial"/>
          <w:b w:val="0"/>
          <w:sz w:val="20"/>
          <w:szCs w:val="20"/>
        </w:rPr>
      </w:pPr>
      <w:del w:id="117" w:author="Duygu Gunduz" w:date="2019-05-16T10:26:00Z">
        <w:r w:rsidRPr="007C6BD3" w:rsidDel="00645230">
          <w:rPr>
            <w:rStyle w:val="FontStyle44"/>
            <w:rFonts w:ascii="Arial" w:hAnsi="Arial" w:cs="Arial"/>
            <w:b w:val="0"/>
            <w:sz w:val="20"/>
            <w:szCs w:val="20"/>
          </w:rPr>
          <w:delText>BİLGİ tarafından düzenlenen senelik tüketici anketlerinde %90 başarı sağlanması</w:delText>
        </w:r>
      </w:del>
    </w:p>
    <w:p w14:paraId="6BC0FA46" w14:textId="77777777" w:rsidR="00247ECF" w:rsidRPr="007C6BD3" w:rsidRDefault="00247ECF" w:rsidP="00247ECF">
      <w:pPr>
        <w:pStyle w:val="Style3"/>
        <w:numPr>
          <w:ilvl w:val="0"/>
          <w:numId w:val="11"/>
        </w:numPr>
        <w:tabs>
          <w:tab w:val="left" w:pos="720"/>
        </w:tabs>
        <w:spacing w:line="360" w:lineRule="auto"/>
        <w:rPr>
          <w:rStyle w:val="FontStyle44"/>
          <w:rFonts w:ascii="Arial" w:hAnsi="Arial" w:cs="Arial"/>
          <w:b w:val="0"/>
          <w:sz w:val="20"/>
          <w:szCs w:val="20"/>
        </w:rPr>
      </w:pPr>
      <w:r w:rsidRPr="007C6BD3">
        <w:rPr>
          <w:rStyle w:val="FontStyle44"/>
          <w:rFonts w:ascii="Arial" w:hAnsi="Arial" w:cs="Arial"/>
          <w:b w:val="0"/>
          <w:sz w:val="20"/>
          <w:szCs w:val="20"/>
        </w:rPr>
        <w:t>Hizmet personelinin yönetmeliklere uygun olarak eğitimlere katılması ve sertifikasyonların Üniversite'ye ibrazı</w:t>
      </w:r>
    </w:p>
    <w:p w14:paraId="654E533A" w14:textId="77777777" w:rsidR="00247ECF" w:rsidRPr="007C6BD3" w:rsidRDefault="00247ECF" w:rsidP="00247ECF">
      <w:pPr>
        <w:pStyle w:val="Style3"/>
        <w:numPr>
          <w:ilvl w:val="0"/>
          <w:numId w:val="11"/>
        </w:numPr>
        <w:tabs>
          <w:tab w:val="left" w:pos="720"/>
        </w:tabs>
        <w:spacing w:line="360" w:lineRule="auto"/>
        <w:rPr>
          <w:rStyle w:val="FontStyle44"/>
          <w:rFonts w:ascii="Arial" w:hAnsi="Arial" w:cs="Arial"/>
          <w:b w:val="0"/>
          <w:sz w:val="20"/>
          <w:szCs w:val="20"/>
        </w:rPr>
      </w:pPr>
      <w:r w:rsidRPr="007C6BD3">
        <w:rPr>
          <w:rStyle w:val="FontStyle44"/>
          <w:rFonts w:ascii="Arial" w:hAnsi="Arial" w:cs="Arial"/>
          <w:b w:val="0"/>
          <w:sz w:val="20"/>
          <w:szCs w:val="20"/>
        </w:rPr>
        <w:t>Tüm şikâyet ve önerilere maksimum 48 saat içerisinde yazılı olarak dönüşlerin tamamlanması</w:t>
      </w:r>
    </w:p>
    <w:p w14:paraId="08DBC565" w14:textId="77777777" w:rsidR="00247ECF" w:rsidRPr="007C6BD3" w:rsidRDefault="00247ECF" w:rsidP="00247ECF">
      <w:pPr>
        <w:pStyle w:val="Style3"/>
        <w:numPr>
          <w:ilvl w:val="0"/>
          <w:numId w:val="11"/>
        </w:numPr>
        <w:tabs>
          <w:tab w:val="left" w:pos="720"/>
        </w:tabs>
        <w:spacing w:line="360" w:lineRule="auto"/>
        <w:rPr>
          <w:rStyle w:val="FontStyle44"/>
          <w:rFonts w:ascii="Arial" w:hAnsi="Arial" w:cs="Arial"/>
          <w:b w:val="0"/>
          <w:sz w:val="20"/>
          <w:szCs w:val="20"/>
        </w:rPr>
      </w:pPr>
      <w:r w:rsidRPr="007C6BD3">
        <w:rPr>
          <w:rStyle w:val="FontStyle44"/>
          <w:rFonts w:ascii="Arial" w:hAnsi="Arial" w:cs="Arial"/>
          <w:b w:val="0"/>
          <w:sz w:val="20"/>
          <w:szCs w:val="20"/>
        </w:rPr>
        <w:t xml:space="preserve">İşten ayrılan personelin yerine ya da </w:t>
      </w:r>
      <w:proofErr w:type="spellStart"/>
      <w:r w:rsidRPr="007C6BD3">
        <w:rPr>
          <w:rStyle w:val="FontStyle44"/>
          <w:rFonts w:ascii="Arial" w:hAnsi="Arial" w:cs="Arial"/>
          <w:b w:val="0"/>
          <w:sz w:val="20"/>
          <w:szCs w:val="20"/>
        </w:rPr>
        <w:t>BİLGİ’nin</w:t>
      </w:r>
      <w:proofErr w:type="spellEnd"/>
      <w:r w:rsidRPr="007C6BD3">
        <w:rPr>
          <w:rStyle w:val="FontStyle44"/>
          <w:rFonts w:ascii="Arial" w:hAnsi="Arial" w:cs="Arial"/>
          <w:b w:val="0"/>
          <w:sz w:val="20"/>
          <w:szCs w:val="20"/>
        </w:rPr>
        <w:t xml:space="preserve"> personel değişikliği talebi halinde personel ihtiyacı olması durumunda 1 hafta içerisinde yeni personelin alınması </w:t>
      </w:r>
    </w:p>
    <w:p w14:paraId="723067B0" w14:textId="77777777" w:rsidR="00247ECF" w:rsidRPr="007C6BD3" w:rsidRDefault="00247ECF" w:rsidP="00247ECF">
      <w:pPr>
        <w:pStyle w:val="Style3"/>
        <w:numPr>
          <w:ilvl w:val="0"/>
          <w:numId w:val="11"/>
        </w:numPr>
        <w:tabs>
          <w:tab w:val="left" w:pos="720"/>
        </w:tabs>
        <w:spacing w:line="360" w:lineRule="auto"/>
        <w:rPr>
          <w:rStyle w:val="FontStyle44"/>
          <w:rFonts w:ascii="Arial" w:hAnsi="Arial" w:cs="Arial"/>
          <w:b w:val="0"/>
          <w:sz w:val="20"/>
          <w:szCs w:val="20"/>
        </w:rPr>
      </w:pPr>
      <w:r w:rsidRPr="007C6BD3">
        <w:rPr>
          <w:rStyle w:val="FontStyle44"/>
          <w:rFonts w:ascii="Arial" w:hAnsi="Arial" w:cs="Arial"/>
          <w:b w:val="0"/>
          <w:sz w:val="20"/>
          <w:szCs w:val="20"/>
        </w:rPr>
        <w:t>Üniversite tarafından belirlenen minimum gramajlara uyulması gerekmektedir.</w:t>
      </w:r>
      <w:r w:rsidRPr="007C6BD3">
        <w:rPr>
          <w:rStyle w:val="FontStyle44"/>
          <w:rFonts w:ascii="Arial" w:hAnsi="Arial" w:cs="Arial"/>
          <w:b w:val="0"/>
          <w:sz w:val="20"/>
          <w:szCs w:val="20"/>
        </w:rPr>
        <w:tab/>
      </w:r>
    </w:p>
    <w:p w14:paraId="4606CD63" w14:textId="77777777" w:rsidR="00247ECF" w:rsidRPr="007C6BD3" w:rsidRDefault="00247ECF" w:rsidP="00247ECF">
      <w:pPr>
        <w:pStyle w:val="Style3"/>
        <w:numPr>
          <w:ilvl w:val="0"/>
          <w:numId w:val="10"/>
        </w:numPr>
        <w:tabs>
          <w:tab w:val="left" w:pos="450"/>
        </w:tabs>
        <w:spacing w:line="360" w:lineRule="auto"/>
        <w:ind w:left="450" w:hanging="450"/>
        <w:rPr>
          <w:rStyle w:val="FontStyle44"/>
          <w:rFonts w:ascii="Arial" w:hAnsi="Arial" w:cs="Arial"/>
          <w:sz w:val="20"/>
          <w:szCs w:val="20"/>
        </w:rPr>
      </w:pPr>
      <w:r w:rsidRPr="007C6BD3">
        <w:rPr>
          <w:rStyle w:val="FontStyle44"/>
          <w:rFonts w:ascii="Arial" w:hAnsi="Arial" w:cs="Arial"/>
          <w:sz w:val="20"/>
          <w:szCs w:val="20"/>
        </w:rPr>
        <w:t xml:space="preserve">İSG </w:t>
      </w:r>
    </w:p>
    <w:p w14:paraId="0E0231F3" w14:textId="77777777" w:rsidR="00247ECF" w:rsidRPr="007C6BD3" w:rsidRDefault="00247ECF" w:rsidP="00247ECF">
      <w:pPr>
        <w:pStyle w:val="Style3"/>
        <w:tabs>
          <w:tab w:val="left" w:pos="450"/>
        </w:tabs>
        <w:spacing w:line="360" w:lineRule="auto"/>
        <w:ind w:left="450" w:hanging="450"/>
        <w:rPr>
          <w:rStyle w:val="FontStyle44"/>
          <w:rFonts w:ascii="Arial" w:hAnsi="Arial" w:cs="Arial"/>
          <w:sz w:val="20"/>
          <w:szCs w:val="20"/>
        </w:rPr>
      </w:pPr>
      <w:r w:rsidRPr="007C6BD3">
        <w:rPr>
          <w:rStyle w:val="FontStyle44"/>
          <w:rFonts w:ascii="Arial" w:hAnsi="Arial" w:cs="Arial"/>
          <w:sz w:val="20"/>
          <w:szCs w:val="20"/>
        </w:rPr>
        <w:t xml:space="preserve">%80 ve üzeri performans BAŞARILI kabul edilir.  </w:t>
      </w:r>
    </w:p>
    <w:p w14:paraId="0542E8BC" w14:textId="77777777" w:rsidR="00247ECF" w:rsidRPr="007C6BD3" w:rsidRDefault="00247ECF" w:rsidP="00247ECF">
      <w:pPr>
        <w:pStyle w:val="Style3"/>
        <w:tabs>
          <w:tab w:val="left" w:pos="0"/>
        </w:tabs>
        <w:spacing w:line="360" w:lineRule="auto"/>
        <w:rPr>
          <w:rStyle w:val="FontStyle44"/>
          <w:rFonts w:ascii="Arial" w:hAnsi="Arial" w:cs="Arial"/>
          <w:sz w:val="20"/>
          <w:szCs w:val="20"/>
        </w:rPr>
      </w:pPr>
      <w:r w:rsidRPr="007C6BD3">
        <w:rPr>
          <w:rStyle w:val="FontStyle44"/>
          <w:rFonts w:ascii="Arial" w:hAnsi="Arial" w:cs="Arial"/>
          <w:sz w:val="20"/>
          <w:szCs w:val="20"/>
        </w:rPr>
        <w:t xml:space="preserve">Rektörlük, Genel Sekreterlik veya </w:t>
      </w:r>
      <w:proofErr w:type="spellStart"/>
      <w:r w:rsidRPr="007C6BD3">
        <w:rPr>
          <w:rStyle w:val="FontStyle44"/>
          <w:rFonts w:ascii="Arial" w:hAnsi="Arial" w:cs="Arial"/>
          <w:sz w:val="20"/>
          <w:szCs w:val="20"/>
        </w:rPr>
        <w:t>Satınalma</w:t>
      </w:r>
      <w:proofErr w:type="spellEnd"/>
      <w:r w:rsidRPr="007C6BD3">
        <w:rPr>
          <w:rStyle w:val="FontStyle44"/>
          <w:rFonts w:ascii="Arial" w:hAnsi="Arial" w:cs="Arial"/>
          <w:sz w:val="20"/>
          <w:szCs w:val="20"/>
        </w:rPr>
        <w:t xml:space="preserve"> birimi tarafından iletilen her bir uyarı -1 puan değer taşır.</w:t>
      </w:r>
      <w:r w:rsidRPr="007C6BD3">
        <w:rPr>
          <w:rStyle w:val="FontStyle44"/>
          <w:rFonts w:ascii="Arial" w:hAnsi="Arial" w:cs="Arial"/>
          <w:sz w:val="20"/>
          <w:szCs w:val="20"/>
        </w:rPr>
        <w:tab/>
      </w:r>
    </w:p>
    <w:p w14:paraId="72E72346" w14:textId="77777777" w:rsidR="00247ECF" w:rsidRPr="007C6BD3" w:rsidRDefault="00247ECF" w:rsidP="00247ECF">
      <w:pPr>
        <w:pStyle w:val="Style3"/>
        <w:numPr>
          <w:ilvl w:val="0"/>
          <w:numId w:val="11"/>
        </w:numPr>
        <w:spacing w:line="360" w:lineRule="auto"/>
        <w:rPr>
          <w:rStyle w:val="FontStyle44"/>
          <w:rFonts w:ascii="Arial" w:hAnsi="Arial" w:cs="Arial"/>
          <w:b w:val="0"/>
          <w:sz w:val="20"/>
          <w:szCs w:val="20"/>
        </w:rPr>
      </w:pPr>
      <w:r w:rsidRPr="007C6BD3">
        <w:rPr>
          <w:rStyle w:val="FontStyle44"/>
          <w:rFonts w:ascii="Arial" w:hAnsi="Arial" w:cs="Arial"/>
          <w:b w:val="0"/>
          <w:sz w:val="20"/>
          <w:szCs w:val="20"/>
        </w:rPr>
        <w:t>Atıkların geri dönüşüm/geri kazanım koşullarına uygun olarak ayrıştırılması gerekmektedir.</w:t>
      </w:r>
    </w:p>
    <w:p w14:paraId="2841305D" w14:textId="77777777" w:rsidR="00247ECF" w:rsidRPr="007C6BD3" w:rsidRDefault="00247ECF" w:rsidP="00247ECF">
      <w:pPr>
        <w:pStyle w:val="Style3"/>
        <w:numPr>
          <w:ilvl w:val="0"/>
          <w:numId w:val="11"/>
        </w:numPr>
        <w:spacing w:line="360" w:lineRule="auto"/>
        <w:rPr>
          <w:rStyle w:val="FontStyle44"/>
          <w:rFonts w:ascii="Arial" w:hAnsi="Arial" w:cs="Arial"/>
          <w:b w:val="0"/>
          <w:sz w:val="20"/>
          <w:szCs w:val="20"/>
        </w:rPr>
      </w:pPr>
      <w:r w:rsidRPr="007C6BD3">
        <w:rPr>
          <w:rStyle w:val="FontStyle44"/>
          <w:rFonts w:ascii="Arial" w:hAnsi="Arial" w:cs="Arial"/>
          <w:b w:val="0"/>
          <w:sz w:val="20"/>
          <w:szCs w:val="20"/>
        </w:rPr>
        <w:t>Bağımsız bir firma tarafından gıda kontrollerinin yılda en az 6 defa yaptırılması ve raporların Üniversite'ye sunulması gerekmektedir</w:t>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p>
    <w:p w14:paraId="67E9240B" w14:textId="77777777" w:rsidR="00247ECF" w:rsidRPr="007C6BD3" w:rsidRDefault="00247ECF" w:rsidP="00247ECF">
      <w:pPr>
        <w:pStyle w:val="Style3"/>
        <w:numPr>
          <w:ilvl w:val="0"/>
          <w:numId w:val="11"/>
        </w:numPr>
        <w:spacing w:line="360" w:lineRule="auto"/>
        <w:rPr>
          <w:rStyle w:val="FontStyle44"/>
          <w:rFonts w:ascii="Arial" w:hAnsi="Arial" w:cs="Arial"/>
          <w:b w:val="0"/>
          <w:sz w:val="20"/>
          <w:szCs w:val="20"/>
        </w:rPr>
      </w:pPr>
      <w:r w:rsidRPr="007C6BD3">
        <w:rPr>
          <w:rStyle w:val="FontStyle44"/>
          <w:rFonts w:ascii="Arial" w:hAnsi="Arial" w:cs="Arial"/>
          <w:b w:val="0"/>
          <w:sz w:val="20"/>
          <w:szCs w:val="20"/>
        </w:rPr>
        <w:t>ISG yönetmeliklerine uygun davranılması gerekmektedir</w:t>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p>
    <w:p w14:paraId="7618A60A" w14:textId="77777777" w:rsidR="00247ECF" w:rsidRPr="007C6BD3" w:rsidRDefault="00247ECF" w:rsidP="00247ECF">
      <w:pPr>
        <w:pStyle w:val="Style3"/>
        <w:numPr>
          <w:ilvl w:val="0"/>
          <w:numId w:val="11"/>
        </w:numPr>
        <w:spacing w:line="360" w:lineRule="auto"/>
        <w:rPr>
          <w:rStyle w:val="FontStyle44"/>
          <w:rFonts w:ascii="Arial" w:hAnsi="Arial" w:cs="Arial"/>
          <w:b w:val="0"/>
          <w:sz w:val="20"/>
          <w:szCs w:val="20"/>
        </w:rPr>
      </w:pPr>
      <w:r w:rsidRPr="007C6BD3">
        <w:rPr>
          <w:rStyle w:val="FontStyle44"/>
          <w:rFonts w:ascii="Arial" w:hAnsi="Arial" w:cs="Arial"/>
          <w:b w:val="0"/>
          <w:sz w:val="20"/>
          <w:szCs w:val="20"/>
        </w:rPr>
        <w:t>Üniversite tarafından belirlenen minimum temizlik personeli sayılarına uyulması gerekmektedir</w:t>
      </w:r>
      <w:r w:rsidRPr="007C6BD3">
        <w:rPr>
          <w:rStyle w:val="FontStyle44"/>
          <w:rFonts w:ascii="Arial" w:hAnsi="Arial" w:cs="Arial"/>
          <w:b w:val="0"/>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r w:rsidRPr="007C6BD3">
        <w:rPr>
          <w:rStyle w:val="FontStyle44"/>
          <w:rFonts w:ascii="Arial" w:hAnsi="Arial" w:cs="Arial"/>
          <w:sz w:val="20"/>
          <w:szCs w:val="20"/>
        </w:rPr>
        <w:tab/>
      </w:r>
    </w:p>
    <w:p w14:paraId="2AA6CAFD" w14:textId="77777777" w:rsidR="00247ECF" w:rsidRPr="007C6BD3" w:rsidRDefault="00247ECF" w:rsidP="00247ECF">
      <w:pPr>
        <w:pStyle w:val="Style3"/>
        <w:numPr>
          <w:ilvl w:val="0"/>
          <w:numId w:val="10"/>
        </w:numPr>
        <w:tabs>
          <w:tab w:val="left" w:pos="450"/>
        </w:tabs>
        <w:spacing w:line="360" w:lineRule="auto"/>
        <w:ind w:left="450" w:hanging="450"/>
        <w:rPr>
          <w:rStyle w:val="FontStyle44"/>
          <w:rFonts w:ascii="Arial" w:hAnsi="Arial" w:cs="Arial"/>
          <w:sz w:val="20"/>
          <w:szCs w:val="20"/>
        </w:rPr>
      </w:pPr>
      <w:r w:rsidRPr="007C6BD3">
        <w:rPr>
          <w:rStyle w:val="FontStyle44"/>
          <w:rFonts w:ascii="Arial" w:hAnsi="Arial" w:cs="Arial"/>
          <w:sz w:val="20"/>
          <w:szCs w:val="20"/>
        </w:rPr>
        <w:t xml:space="preserve">TEKNİK &amp; OPERASYON </w:t>
      </w:r>
    </w:p>
    <w:p w14:paraId="5BC62167" w14:textId="77777777" w:rsidR="00247ECF" w:rsidRPr="007C6BD3" w:rsidRDefault="00247ECF" w:rsidP="00247ECF">
      <w:pPr>
        <w:pStyle w:val="Style3"/>
        <w:tabs>
          <w:tab w:val="left" w:pos="450"/>
        </w:tabs>
        <w:spacing w:line="360" w:lineRule="auto"/>
        <w:rPr>
          <w:rStyle w:val="FontStyle44"/>
          <w:rFonts w:ascii="Arial" w:hAnsi="Arial" w:cs="Arial"/>
          <w:sz w:val="20"/>
          <w:szCs w:val="20"/>
        </w:rPr>
      </w:pPr>
      <w:r w:rsidRPr="007C6BD3">
        <w:rPr>
          <w:rStyle w:val="FontStyle44"/>
          <w:rFonts w:ascii="Arial" w:hAnsi="Arial" w:cs="Arial"/>
          <w:sz w:val="20"/>
          <w:szCs w:val="20"/>
        </w:rPr>
        <w:t>%80 ve üzeri performans BAŞARILI kabul edilir.</w:t>
      </w:r>
    </w:p>
    <w:p w14:paraId="5AFC4FEC" w14:textId="77777777" w:rsidR="00247ECF" w:rsidRPr="007C6BD3" w:rsidRDefault="00247ECF" w:rsidP="00247ECF">
      <w:pPr>
        <w:pStyle w:val="Style3"/>
        <w:tabs>
          <w:tab w:val="left" w:pos="450"/>
        </w:tabs>
        <w:spacing w:line="360" w:lineRule="auto"/>
        <w:rPr>
          <w:rStyle w:val="FontStyle44"/>
          <w:rFonts w:ascii="Arial" w:hAnsi="Arial" w:cs="Arial"/>
          <w:sz w:val="20"/>
          <w:szCs w:val="20"/>
        </w:rPr>
      </w:pPr>
      <w:r w:rsidRPr="007C6BD3">
        <w:rPr>
          <w:rStyle w:val="FontStyle44"/>
          <w:rFonts w:ascii="Arial" w:hAnsi="Arial" w:cs="Arial"/>
          <w:sz w:val="20"/>
          <w:szCs w:val="20"/>
        </w:rPr>
        <w:t xml:space="preserve">Rektörlük, Genel Sekreterlik veya </w:t>
      </w:r>
      <w:proofErr w:type="spellStart"/>
      <w:r w:rsidRPr="007C6BD3">
        <w:rPr>
          <w:rStyle w:val="FontStyle44"/>
          <w:rFonts w:ascii="Arial" w:hAnsi="Arial" w:cs="Arial"/>
          <w:sz w:val="20"/>
          <w:szCs w:val="20"/>
        </w:rPr>
        <w:t>Satınalma</w:t>
      </w:r>
      <w:proofErr w:type="spellEnd"/>
      <w:r w:rsidRPr="007C6BD3">
        <w:rPr>
          <w:rStyle w:val="FontStyle44"/>
          <w:rFonts w:ascii="Arial" w:hAnsi="Arial" w:cs="Arial"/>
          <w:sz w:val="20"/>
          <w:szCs w:val="20"/>
        </w:rPr>
        <w:t xml:space="preserve"> birimi tarafından iletilen her bir uyarı -1 puan değer taşır.</w:t>
      </w:r>
    </w:p>
    <w:p w14:paraId="1C92F2F8" w14:textId="5ECF8249" w:rsidR="00247ECF" w:rsidRPr="007C6BD3" w:rsidRDefault="00247ECF" w:rsidP="00247ECF">
      <w:pPr>
        <w:pStyle w:val="Style3"/>
        <w:spacing w:line="360" w:lineRule="auto"/>
        <w:rPr>
          <w:rStyle w:val="FontStyle44"/>
          <w:rFonts w:ascii="Arial" w:hAnsi="Arial" w:cs="Arial"/>
          <w:b w:val="0"/>
          <w:sz w:val="20"/>
          <w:szCs w:val="20"/>
        </w:rPr>
      </w:pPr>
      <w:r w:rsidRPr="007C6BD3">
        <w:rPr>
          <w:rStyle w:val="FontStyle44"/>
          <w:rFonts w:ascii="Arial" w:hAnsi="Arial" w:cs="Arial"/>
          <w:b w:val="0"/>
          <w:sz w:val="20"/>
          <w:szCs w:val="20"/>
        </w:rPr>
        <w:t>Depo ve mutfak kontrollerinde uygunsuz durumlarla karşılaşılmaması Üniversite tarafından her bir uyarı -1 puan değer taşıyacaktır</w:t>
      </w:r>
      <w:del w:id="118" w:author="Duygu Gunduz" w:date="2019-05-16T10:27:00Z">
        <w:r w:rsidRPr="007C6BD3" w:rsidDel="00645230">
          <w:rPr>
            <w:rStyle w:val="FontStyle44"/>
            <w:rFonts w:ascii="Arial" w:hAnsi="Arial" w:cs="Arial"/>
            <w:b w:val="0"/>
            <w:sz w:val="20"/>
            <w:szCs w:val="20"/>
          </w:rPr>
          <w:delText>-senelik puanlandırmanın %90'nın altına düşmesi başarısız kabul edilecektir.</w:delText>
        </w:r>
      </w:del>
      <w:ins w:id="119" w:author="Duygu Gunduz" w:date="2019-05-16T10:27:00Z">
        <w:r w:rsidR="00645230">
          <w:rPr>
            <w:rStyle w:val="FontStyle44"/>
            <w:rFonts w:ascii="Arial" w:hAnsi="Arial" w:cs="Arial"/>
            <w:b w:val="0"/>
            <w:sz w:val="20"/>
            <w:szCs w:val="20"/>
          </w:rPr>
          <w:t>.</w:t>
        </w:r>
      </w:ins>
      <w:bookmarkStart w:id="120" w:name="_GoBack"/>
      <w:bookmarkEnd w:id="120"/>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p>
    <w:p w14:paraId="4C7FCC97" w14:textId="77777777" w:rsidR="00247ECF" w:rsidRPr="007C6BD3" w:rsidRDefault="00247ECF" w:rsidP="00247ECF">
      <w:pPr>
        <w:pStyle w:val="Style3"/>
        <w:numPr>
          <w:ilvl w:val="0"/>
          <w:numId w:val="11"/>
        </w:numPr>
        <w:spacing w:line="360" w:lineRule="auto"/>
        <w:rPr>
          <w:rStyle w:val="FontStyle44"/>
          <w:rFonts w:ascii="Arial" w:hAnsi="Arial" w:cs="Arial"/>
          <w:b w:val="0"/>
          <w:sz w:val="20"/>
          <w:szCs w:val="20"/>
        </w:rPr>
      </w:pPr>
      <w:r w:rsidRPr="007C6BD3">
        <w:rPr>
          <w:rStyle w:val="FontStyle44"/>
          <w:rFonts w:ascii="Arial" w:hAnsi="Arial" w:cs="Arial"/>
          <w:b w:val="0"/>
          <w:sz w:val="20"/>
          <w:szCs w:val="20"/>
        </w:rPr>
        <w:t>Sondaj kontrollerinin 6 ayda bir periyodik olarak yapılması ve raporların Üniversite ile paylaşılması gerekmektedir</w:t>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r w:rsidRPr="007C6BD3">
        <w:rPr>
          <w:rStyle w:val="FontStyle44"/>
          <w:rFonts w:ascii="Arial" w:hAnsi="Arial" w:cs="Arial"/>
          <w:b w:val="0"/>
          <w:sz w:val="20"/>
          <w:szCs w:val="20"/>
        </w:rPr>
        <w:tab/>
      </w:r>
    </w:p>
    <w:p w14:paraId="5DD8950B" w14:textId="77777777" w:rsidR="00247ECF" w:rsidRPr="007C6BD3" w:rsidRDefault="00247ECF" w:rsidP="00247ECF">
      <w:pPr>
        <w:pStyle w:val="Style3"/>
        <w:numPr>
          <w:ilvl w:val="0"/>
          <w:numId w:val="11"/>
        </w:numPr>
        <w:spacing w:line="360" w:lineRule="auto"/>
        <w:rPr>
          <w:rStyle w:val="FontStyle44"/>
          <w:rFonts w:ascii="Arial" w:hAnsi="Arial" w:cs="Arial"/>
          <w:b w:val="0"/>
          <w:sz w:val="20"/>
          <w:szCs w:val="20"/>
        </w:rPr>
      </w:pPr>
      <w:r w:rsidRPr="007C6BD3">
        <w:rPr>
          <w:rStyle w:val="FontStyle44"/>
          <w:rFonts w:ascii="Arial" w:hAnsi="Arial" w:cs="Arial"/>
          <w:b w:val="0"/>
          <w:sz w:val="20"/>
          <w:szCs w:val="20"/>
        </w:rPr>
        <w:t>Arıza kayıtlarının maksimum 24 saat içerisinde yanıtlanması ve maksimum 72 saat içerisinde giderilmesi gerekmektedir</w:t>
      </w:r>
      <w:r w:rsidRPr="007C6BD3">
        <w:rPr>
          <w:rStyle w:val="FontStyle44"/>
          <w:rFonts w:ascii="Arial" w:hAnsi="Arial" w:cs="Arial"/>
          <w:b w:val="0"/>
          <w:sz w:val="20"/>
          <w:szCs w:val="20"/>
        </w:rPr>
        <w:tab/>
      </w:r>
    </w:p>
    <w:p w14:paraId="58DABF2E" w14:textId="77777777" w:rsidR="00247ECF" w:rsidRPr="007C6BD3" w:rsidRDefault="00247ECF" w:rsidP="00247ECF">
      <w:pPr>
        <w:pStyle w:val="Style3"/>
        <w:spacing w:line="360" w:lineRule="auto"/>
        <w:ind w:left="720"/>
        <w:rPr>
          <w:rStyle w:val="FontStyle44"/>
          <w:rFonts w:ascii="Arial" w:hAnsi="Arial" w:cs="Arial"/>
          <w:b w:val="0"/>
          <w:sz w:val="20"/>
          <w:szCs w:val="20"/>
        </w:rPr>
      </w:pPr>
    </w:p>
    <w:p w14:paraId="0C77903D" w14:textId="77777777" w:rsidR="00247ECF" w:rsidRPr="00AD5329" w:rsidRDefault="00247ECF" w:rsidP="00AD5329">
      <w:pPr>
        <w:rPr>
          <w:rFonts w:ascii="Arial" w:hAnsi="Arial" w:cs="Arial"/>
          <w:sz w:val="20"/>
          <w:szCs w:val="20"/>
        </w:rPr>
      </w:pPr>
    </w:p>
    <w:sectPr w:rsidR="00247ECF" w:rsidRPr="00AD5329">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9" w:author="Duygu Gunduz" w:date="2019-05-15T17:35:00Z" w:initials="DG">
    <w:p w14:paraId="7423185A" w14:textId="4307F843" w:rsidR="00FF4742" w:rsidRPr="00FF4742" w:rsidRDefault="00FF4742">
      <w:pPr>
        <w:pStyle w:val="CommentText"/>
        <w:rPr>
          <w:lang w:val="en-US"/>
        </w:rPr>
      </w:pPr>
      <w:r>
        <w:rPr>
          <w:rStyle w:val="CommentReference"/>
        </w:rPr>
        <w:annotationRef/>
      </w:r>
      <w:r w:rsidR="00672880">
        <w:rPr>
          <w:lang w:val="en-US"/>
        </w:rPr>
        <w:t>“</w:t>
      </w:r>
      <w:proofErr w:type="spellStart"/>
      <w:r>
        <w:rPr>
          <w:lang w:val="en-US"/>
        </w:rPr>
        <w:t>Akademik</w:t>
      </w:r>
      <w:proofErr w:type="spellEnd"/>
      <w:r>
        <w:rPr>
          <w:lang w:val="en-US"/>
        </w:rPr>
        <w:t xml:space="preserve"> </w:t>
      </w:r>
      <w:proofErr w:type="spellStart"/>
      <w:r>
        <w:rPr>
          <w:lang w:val="en-US"/>
        </w:rPr>
        <w:t>yıl</w:t>
      </w:r>
      <w:proofErr w:type="spellEnd"/>
      <w:r>
        <w:rPr>
          <w:lang w:val="en-US"/>
        </w:rPr>
        <w:t xml:space="preserve"> </w:t>
      </w:r>
      <w:proofErr w:type="spellStart"/>
      <w:r>
        <w:rPr>
          <w:lang w:val="en-US"/>
        </w:rPr>
        <w:t>ya</w:t>
      </w:r>
      <w:proofErr w:type="spellEnd"/>
      <w:r>
        <w:rPr>
          <w:lang w:val="en-US"/>
        </w:rPr>
        <w:t xml:space="preserve"> da 6 ay</w:t>
      </w:r>
      <w:r w:rsidR="00672880">
        <w:rPr>
          <w:lang w:val="en-US"/>
        </w:rPr>
        <w:t xml:space="preserve"> </w:t>
      </w:r>
      <w:proofErr w:type="spellStart"/>
      <w:r w:rsidR="00672880">
        <w:rPr>
          <w:lang w:val="en-US"/>
        </w:rPr>
        <w:t>hangisi</w:t>
      </w:r>
      <w:proofErr w:type="spellEnd"/>
      <w:r w:rsidR="00672880">
        <w:rPr>
          <w:lang w:val="en-US"/>
        </w:rPr>
        <w:t xml:space="preserve"> </w:t>
      </w:r>
      <w:proofErr w:type="spellStart"/>
      <w:r w:rsidR="00672880">
        <w:rPr>
          <w:lang w:val="en-US"/>
        </w:rPr>
        <w:t>sonraya</w:t>
      </w:r>
      <w:proofErr w:type="spellEnd"/>
      <w:r w:rsidR="00672880">
        <w:rPr>
          <w:lang w:val="en-US"/>
        </w:rPr>
        <w:t xml:space="preserve"> </w:t>
      </w:r>
      <w:proofErr w:type="spellStart"/>
      <w:r w:rsidR="00672880">
        <w:rPr>
          <w:lang w:val="en-US"/>
        </w:rPr>
        <w:t>denk</w:t>
      </w:r>
      <w:proofErr w:type="spellEnd"/>
      <w:r w:rsidR="00672880">
        <w:rPr>
          <w:lang w:val="en-US"/>
        </w:rPr>
        <w:t xml:space="preserve"> </w:t>
      </w:r>
      <w:proofErr w:type="spellStart"/>
      <w:r w:rsidR="00672880">
        <w:rPr>
          <w:lang w:val="en-US"/>
        </w:rPr>
        <w:t>geliyorsa</w:t>
      </w:r>
      <w:proofErr w:type="spellEnd"/>
      <w:r w:rsidR="00672880">
        <w:rPr>
          <w:lang w:val="en-US"/>
        </w:rPr>
        <w:t xml:space="preserve">” </w:t>
      </w:r>
      <w:proofErr w:type="spellStart"/>
      <w:r w:rsidR="00672880">
        <w:rPr>
          <w:lang w:val="en-US"/>
        </w:rPr>
        <w:t>şeklinde</w:t>
      </w:r>
      <w:proofErr w:type="spellEnd"/>
      <w:r w:rsidR="00672880">
        <w:rPr>
          <w:lang w:val="en-US"/>
        </w:rPr>
        <w:t xml:space="preserve"> </w:t>
      </w:r>
      <w:proofErr w:type="spellStart"/>
      <w:r w:rsidR="00672880">
        <w:rPr>
          <w:lang w:val="en-US"/>
        </w:rPr>
        <w:t>ifade</w:t>
      </w:r>
      <w:proofErr w:type="spellEnd"/>
      <w:r w:rsidR="00672880">
        <w:rPr>
          <w:lang w:val="en-US"/>
        </w:rPr>
        <w:t xml:space="preserve"> </w:t>
      </w:r>
      <w:proofErr w:type="spellStart"/>
      <w:r w:rsidR="00672880">
        <w:rPr>
          <w:lang w:val="en-US"/>
        </w:rPr>
        <w:t>edecektik</w:t>
      </w:r>
      <w:proofErr w:type="spellEnd"/>
      <w:r w:rsidR="00672880">
        <w:rPr>
          <w:lang w:val="en-US"/>
        </w:rPr>
        <w:t xml:space="preserve"> </w:t>
      </w:r>
      <w:proofErr w:type="spellStart"/>
      <w:r w:rsidR="00672880">
        <w:rPr>
          <w:lang w:val="en-US"/>
        </w:rPr>
        <w:t>ama</w:t>
      </w:r>
      <w:proofErr w:type="spellEnd"/>
      <w:r w:rsidR="00672880">
        <w:rPr>
          <w:lang w:val="en-US"/>
        </w:rPr>
        <w:t xml:space="preserve"> </w:t>
      </w:r>
      <w:proofErr w:type="spellStart"/>
      <w:r w:rsidR="00672880">
        <w:rPr>
          <w:lang w:val="en-US"/>
        </w:rPr>
        <w:t>akademik</w:t>
      </w:r>
      <w:proofErr w:type="spellEnd"/>
      <w:r w:rsidR="00672880">
        <w:rPr>
          <w:lang w:val="en-US"/>
        </w:rPr>
        <w:t xml:space="preserve"> </w:t>
      </w:r>
      <w:proofErr w:type="spellStart"/>
      <w:r w:rsidR="00672880">
        <w:rPr>
          <w:lang w:val="en-US"/>
        </w:rPr>
        <w:t>dönemiin</w:t>
      </w:r>
      <w:proofErr w:type="spellEnd"/>
      <w:r w:rsidR="00672880">
        <w:rPr>
          <w:lang w:val="en-US"/>
        </w:rPr>
        <w:t xml:space="preserve"> </w:t>
      </w:r>
      <w:proofErr w:type="spellStart"/>
      <w:r w:rsidR="00672880">
        <w:rPr>
          <w:lang w:val="en-US"/>
        </w:rPr>
        <w:t>bitmesine</w:t>
      </w:r>
      <w:proofErr w:type="spellEnd"/>
      <w:r w:rsidR="00672880">
        <w:rPr>
          <w:lang w:val="en-US"/>
        </w:rPr>
        <w:t xml:space="preserve"> 2 ay kala </w:t>
      </w:r>
      <w:proofErr w:type="spellStart"/>
      <w:r w:rsidR="00672880">
        <w:rPr>
          <w:lang w:val="en-US"/>
        </w:rPr>
        <w:t>sona</w:t>
      </w:r>
      <w:proofErr w:type="spellEnd"/>
      <w:r w:rsidR="00672880">
        <w:rPr>
          <w:lang w:val="en-US"/>
        </w:rPr>
        <w:t xml:space="preserve"> </w:t>
      </w:r>
      <w:proofErr w:type="spellStart"/>
      <w:r w:rsidR="00672880">
        <w:rPr>
          <w:lang w:val="en-US"/>
        </w:rPr>
        <w:t>erdirmeleri</w:t>
      </w:r>
      <w:proofErr w:type="spellEnd"/>
      <w:r w:rsidR="00672880">
        <w:rPr>
          <w:lang w:val="en-US"/>
        </w:rPr>
        <w:t xml:space="preserve"> </w:t>
      </w:r>
      <w:proofErr w:type="spellStart"/>
      <w:r w:rsidR="00672880">
        <w:rPr>
          <w:lang w:val="en-US"/>
        </w:rPr>
        <w:t>bizi</w:t>
      </w:r>
      <w:proofErr w:type="spellEnd"/>
      <w:r w:rsidR="00672880">
        <w:rPr>
          <w:lang w:val="en-US"/>
        </w:rPr>
        <w:t xml:space="preserve"> </w:t>
      </w:r>
      <w:proofErr w:type="spellStart"/>
      <w:r w:rsidR="00672880">
        <w:rPr>
          <w:lang w:val="en-US"/>
        </w:rPr>
        <w:t>zor</w:t>
      </w:r>
      <w:proofErr w:type="spellEnd"/>
      <w:r w:rsidR="00672880">
        <w:rPr>
          <w:lang w:val="en-US"/>
        </w:rPr>
        <w:t xml:space="preserve"> </w:t>
      </w:r>
      <w:proofErr w:type="spellStart"/>
      <w:r w:rsidR="00672880">
        <w:rPr>
          <w:lang w:val="en-US"/>
        </w:rPr>
        <w:t>durumda</w:t>
      </w:r>
      <w:proofErr w:type="spellEnd"/>
      <w:r w:rsidR="00672880">
        <w:rPr>
          <w:lang w:val="en-US"/>
        </w:rPr>
        <w:t xml:space="preserve"> </w:t>
      </w:r>
      <w:proofErr w:type="spellStart"/>
      <w:r w:rsidR="00672880">
        <w:rPr>
          <w:lang w:val="en-US"/>
        </w:rPr>
        <w:t>bırakacağını</w:t>
      </w:r>
      <w:proofErr w:type="spellEnd"/>
      <w:r w:rsidR="00672880">
        <w:rPr>
          <w:lang w:val="en-US"/>
        </w:rPr>
        <w:t xml:space="preserve"> </w:t>
      </w:r>
      <w:proofErr w:type="spellStart"/>
      <w:r w:rsidR="00672880">
        <w:rPr>
          <w:lang w:val="en-US"/>
        </w:rPr>
        <w:t>düşündüğüm</w:t>
      </w:r>
      <w:proofErr w:type="spellEnd"/>
      <w:r w:rsidR="00672880">
        <w:rPr>
          <w:lang w:val="en-US"/>
        </w:rPr>
        <w:t xml:space="preserve"> </w:t>
      </w:r>
      <w:proofErr w:type="spellStart"/>
      <w:r w:rsidR="00672880">
        <w:rPr>
          <w:lang w:val="en-US"/>
        </w:rPr>
        <w:t>için</w:t>
      </w:r>
      <w:proofErr w:type="spellEnd"/>
      <w:r w:rsidR="00672880">
        <w:rPr>
          <w:lang w:val="en-US"/>
        </w:rPr>
        <w:t xml:space="preserve"> </w:t>
      </w:r>
      <w:proofErr w:type="spellStart"/>
      <w:r w:rsidR="00672880">
        <w:rPr>
          <w:lang w:val="en-US"/>
        </w:rPr>
        <w:t>bu</w:t>
      </w:r>
      <w:proofErr w:type="spellEnd"/>
      <w:r w:rsidR="00672880">
        <w:rPr>
          <w:lang w:val="en-US"/>
        </w:rPr>
        <w:t xml:space="preserve"> </w:t>
      </w:r>
      <w:proofErr w:type="spellStart"/>
      <w:r w:rsidR="00672880">
        <w:rPr>
          <w:lang w:val="en-US"/>
        </w:rPr>
        <w:t>şeklilde</w:t>
      </w:r>
      <w:proofErr w:type="spellEnd"/>
      <w:r w:rsidR="00672880">
        <w:rPr>
          <w:lang w:val="en-US"/>
        </w:rPr>
        <w:t xml:space="preserve"> </w:t>
      </w:r>
      <w:proofErr w:type="spellStart"/>
      <w:r w:rsidR="00672880">
        <w:rPr>
          <w:lang w:val="en-US"/>
        </w:rPr>
        <w:t>düzenledim</w:t>
      </w:r>
      <w:proofErr w:type="spellEnd"/>
      <w:r w:rsidR="00672880">
        <w:rPr>
          <w:lang w:val="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23185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2DA4A" w14:textId="77777777" w:rsidR="008330E2" w:rsidRDefault="008330E2" w:rsidP="002F5DC2">
      <w:pPr>
        <w:spacing w:before="0" w:after="0" w:line="240" w:lineRule="auto"/>
      </w:pPr>
      <w:r>
        <w:separator/>
      </w:r>
    </w:p>
  </w:endnote>
  <w:endnote w:type="continuationSeparator" w:id="0">
    <w:p w14:paraId="784BD064" w14:textId="77777777" w:rsidR="008330E2" w:rsidRDefault="008330E2" w:rsidP="002F5D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2B575" w14:textId="77777777" w:rsidR="00C060EC" w:rsidRDefault="00C06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328247"/>
      <w:docPartObj>
        <w:docPartGallery w:val="Page Numbers (Bottom of Page)"/>
        <w:docPartUnique/>
      </w:docPartObj>
    </w:sdtPr>
    <w:sdtEndPr/>
    <w:sdtContent>
      <w:sdt>
        <w:sdtPr>
          <w:id w:val="-1769616900"/>
          <w:docPartObj>
            <w:docPartGallery w:val="Page Numbers (Top of Page)"/>
            <w:docPartUnique/>
          </w:docPartObj>
        </w:sdtPr>
        <w:sdtEndPr/>
        <w:sdtContent>
          <w:p w14:paraId="02555993" w14:textId="178B8C09" w:rsidR="002F5DC2" w:rsidRDefault="002F5DC2">
            <w:pPr>
              <w:pStyle w:val="Footer"/>
              <w:jc w:val="right"/>
            </w:pPr>
            <w:r w:rsidRPr="002F5DC2">
              <w:rPr>
                <w:rFonts w:asciiTheme="majorHAnsi" w:hAnsiTheme="majorHAnsi" w:cstheme="majorHAnsi"/>
                <w:sz w:val="20"/>
              </w:rPr>
              <w:t xml:space="preserve"> </w:t>
            </w:r>
            <w:r w:rsidRPr="002F5DC2">
              <w:rPr>
                <w:rFonts w:asciiTheme="majorHAnsi" w:hAnsiTheme="majorHAnsi" w:cstheme="majorHAnsi"/>
                <w:b/>
                <w:bCs/>
                <w:sz w:val="20"/>
                <w:szCs w:val="24"/>
              </w:rPr>
              <w:fldChar w:fldCharType="begin"/>
            </w:r>
            <w:r w:rsidRPr="002F5DC2">
              <w:rPr>
                <w:rFonts w:asciiTheme="majorHAnsi" w:hAnsiTheme="majorHAnsi" w:cstheme="majorHAnsi"/>
                <w:b/>
                <w:bCs/>
                <w:sz w:val="20"/>
              </w:rPr>
              <w:instrText xml:space="preserve"> PAGE </w:instrText>
            </w:r>
            <w:r w:rsidRPr="002F5DC2">
              <w:rPr>
                <w:rFonts w:asciiTheme="majorHAnsi" w:hAnsiTheme="majorHAnsi" w:cstheme="majorHAnsi"/>
                <w:b/>
                <w:bCs/>
                <w:sz w:val="20"/>
                <w:szCs w:val="24"/>
              </w:rPr>
              <w:fldChar w:fldCharType="separate"/>
            </w:r>
            <w:r w:rsidR="00645230">
              <w:rPr>
                <w:rFonts w:asciiTheme="majorHAnsi" w:hAnsiTheme="majorHAnsi" w:cstheme="majorHAnsi"/>
                <w:b/>
                <w:bCs/>
                <w:noProof/>
                <w:sz w:val="20"/>
              </w:rPr>
              <w:t>14</w:t>
            </w:r>
            <w:r w:rsidRPr="002F5DC2">
              <w:rPr>
                <w:rFonts w:asciiTheme="majorHAnsi" w:hAnsiTheme="majorHAnsi" w:cstheme="majorHAnsi"/>
                <w:b/>
                <w:bCs/>
                <w:sz w:val="20"/>
                <w:szCs w:val="24"/>
              </w:rPr>
              <w:fldChar w:fldCharType="end"/>
            </w:r>
            <w:r>
              <w:rPr>
                <w:rFonts w:asciiTheme="majorHAnsi" w:hAnsiTheme="majorHAnsi" w:cstheme="majorHAnsi"/>
                <w:sz w:val="20"/>
              </w:rPr>
              <w:t>/</w:t>
            </w:r>
            <w:r w:rsidRPr="002F5DC2">
              <w:rPr>
                <w:rFonts w:asciiTheme="majorHAnsi" w:hAnsiTheme="majorHAnsi" w:cstheme="majorHAnsi"/>
                <w:b/>
                <w:bCs/>
                <w:sz w:val="20"/>
                <w:szCs w:val="24"/>
              </w:rPr>
              <w:fldChar w:fldCharType="begin"/>
            </w:r>
            <w:r w:rsidRPr="002F5DC2">
              <w:rPr>
                <w:rFonts w:asciiTheme="majorHAnsi" w:hAnsiTheme="majorHAnsi" w:cstheme="majorHAnsi"/>
                <w:b/>
                <w:bCs/>
                <w:sz w:val="20"/>
              </w:rPr>
              <w:instrText xml:space="preserve"> NUMPAGES  </w:instrText>
            </w:r>
            <w:r w:rsidRPr="002F5DC2">
              <w:rPr>
                <w:rFonts w:asciiTheme="majorHAnsi" w:hAnsiTheme="majorHAnsi" w:cstheme="majorHAnsi"/>
                <w:b/>
                <w:bCs/>
                <w:sz w:val="20"/>
                <w:szCs w:val="24"/>
              </w:rPr>
              <w:fldChar w:fldCharType="separate"/>
            </w:r>
            <w:r w:rsidR="00645230">
              <w:rPr>
                <w:rFonts w:asciiTheme="majorHAnsi" w:hAnsiTheme="majorHAnsi" w:cstheme="majorHAnsi"/>
                <w:b/>
                <w:bCs/>
                <w:noProof/>
                <w:sz w:val="20"/>
              </w:rPr>
              <w:t>15</w:t>
            </w:r>
            <w:r w:rsidRPr="002F5DC2">
              <w:rPr>
                <w:rFonts w:asciiTheme="majorHAnsi" w:hAnsiTheme="majorHAnsi" w:cstheme="majorHAnsi"/>
                <w:b/>
                <w:bCs/>
                <w:sz w:val="20"/>
                <w:szCs w:val="24"/>
              </w:rPr>
              <w:fldChar w:fldCharType="end"/>
            </w:r>
          </w:p>
        </w:sdtContent>
      </w:sdt>
    </w:sdtContent>
  </w:sdt>
  <w:p w14:paraId="10C10C78" w14:textId="77777777" w:rsidR="002F5DC2" w:rsidRDefault="002F5D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0FC23" w14:textId="77777777" w:rsidR="00C060EC" w:rsidRDefault="00C06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A63D8" w14:textId="77777777" w:rsidR="008330E2" w:rsidRDefault="008330E2" w:rsidP="002F5DC2">
      <w:pPr>
        <w:spacing w:before="0" w:after="0" w:line="240" w:lineRule="auto"/>
      </w:pPr>
      <w:r>
        <w:separator/>
      </w:r>
    </w:p>
  </w:footnote>
  <w:footnote w:type="continuationSeparator" w:id="0">
    <w:p w14:paraId="2FA0DCAB" w14:textId="77777777" w:rsidR="008330E2" w:rsidRDefault="008330E2" w:rsidP="002F5D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6ADF0" w14:textId="3152CBEE" w:rsidR="00C060EC" w:rsidRDefault="008330E2">
    <w:pPr>
      <w:pStyle w:val="Header"/>
    </w:pPr>
    <w:ins w:id="121" w:author="Duygu Gunduz" w:date="2019-05-15T15:54:00Z">
      <w:r>
        <w:rPr>
          <w:noProof/>
        </w:rPr>
        <w:pict w14:anchorId="30686E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459751" o:spid="_x0000_s2050" type="#_x0000_t136" style="position:absolute;left:0;text-align:left;margin-left:0;margin-top:0;width:479.65pt;height:159.85pt;rotation:315;z-index:-251655168;mso-position-horizontal:center;mso-position-horizontal-relative:margin;mso-position-vertical:center;mso-position-vertical-relative:margin" o:allowincell="f" fillcolor="silver" stroked="f">
            <v:fill opacity=".5"/>
            <v:textpath style="font-family:&quot;Times New Roman&quot;;font-size:1pt" string="TASLAK"/>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76937" w14:textId="783034E5" w:rsidR="00C060EC" w:rsidRDefault="008330E2">
    <w:pPr>
      <w:pStyle w:val="Header"/>
    </w:pPr>
    <w:ins w:id="122" w:author="Duygu Gunduz" w:date="2019-05-15T15:54:00Z">
      <w:r>
        <w:rPr>
          <w:noProof/>
        </w:rPr>
        <w:pict w14:anchorId="56AAF9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459752" o:spid="_x0000_s2051" type="#_x0000_t136" style="position:absolute;left:0;text-align:left;margin-left:0;margin-top:0;width:479.65pt;height:159.85pt;rotation:315;z-index:-251653120;mso-position-horizontal:center;mso-position-horizontal-relative:margin;mso-position-vertical:center;mso-position-vertical-relative:margin" o:allowincell="f" fillcolor="silver" stroked="f">
            <v:fill opacity=".5"/>
            <v:textpath style="font-family:&quot;Times New Roman&quot;;font-size:1pt" string="TASLAK"/>
            <w10:wrap anchorx="margin" anchory="margin"/>
          </v:shape>
        </w:pict>
      </w:r>
    </w:in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6A84C" w14:textId="320AB58D" w:rsidR="00C060EC" w:rsidRDefault="008330E2">
    <w:pPr>
      <w:pStyle w:val="Header"/>
    </w:pPr>
    <w:ins w:id="123" w:author="Duygu Gunduz" w:date="2019-05-15T15:54:00Z">
      <w:r>
        <w:rPr>
          <w:noProof/>
        </w:rPr>
        <w:pict w14:anchorId="5B5DA1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459750" o:spid="_x0000_s2049" type="#_x0000_t136" style="position:absolute;left:0;text-align:left;margin-left:0;margin-top:0;width:479.65pt;height:159.85pt;rotation:315;z-index:-251657216;mso-position-horizontal:center;mso-position-horizontal-relative:margin;mso-position-vertical:center;mso-position-vertical-relative:margin" o:allowincell="f" fillcolor="silver" stroked="f">
            <v:fill opacity=".5"/>
            <v:textpath style="font-family:&quot;Times New Roman&quot;;font-size:1pt" string="TASLAK"/>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40770"/>
    <w:multiLevelType w:val="hybridMultilevel"/>
    <w:tmpl w:val="9B406F4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111635E"/>
    <w:multiLevelType w:val="hybridMultilevel"/>
    <w:tmpl w:val="8A742662"/>
    <w:lvl w:ilvl="0" w:tplc="D3089A8A">
      <w:start w:val="1"/>
      <w:numFmt w:val="decimal"/>
      <w:lvlText w:val="4.%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C4F2E0D"/>
    <w:multiLevelType w:val="hybridMultilevel"/>
    <w:tmpl w:val="B9CEAC08"/>
    <w:lvl w:ilvl="0" w:tplc="8728AA8C">
      <w:start w:val="1"/>
      <w:numFmt w:val="decimal"/>
      <w:lvlText w:val="Madde %1"/>
      <w:lvlJc w:val="left"/>
      <w:pPr>
        <w:ind w:left="720" w:hanging="360"/>
      </w:pPr>
      <w:rPr>
        <w:rFonts w:cs="Times New Roman" w:hint="default"/>
      </w:rPr>
    </w:lvl>
    <w:lvl w:ilvl="1" w:tplc="041F0019">
      <w:start w:val="1"/>
      <w:numFmt w:val="lowerLetter"/>
      <w:lvlText w:val="%2."/>
      <w:lvlJc w:val="left"/>
      <w:pPr>
        <w:ind w:left="1440" w:hanging="360"/>
      </w:pPr>
      <w:rPr>
        <w:rFonts w:cs="Times New Roman"/>
      </w:rPr>
    </w:lvl>
    <w:lvl w:ilvl="2" w:tplc="041F001B">
      <w:start w:val="1"/>
      <w:numFmt w:val="lowerRoman"/>
      <w:lvlText w:val="%3."/>
      <w:lvlJc w:val="right"/>
      <w:pPr>
        <w:ind w:left="2160" w:hanging="180"/>
      </w:pPr>
      <w:rPr>
        <w:rFonts w:cs="Times New Roman"/>
      </w:rPr>
    </w:lvl>
    <w:lvl w:ilvl="3" w:tplc="041F000F">
      <w:start w:val="1"/>
      <w:numFmt w:val="decimal"/>
      <w:lvlText w:val="%4."/>
      <w:lvlJc w:val="left"/>
      <w:pPr>
        <w:ind w:left="2880" w:hanging="360"/>
      </w:pPr>
      <w:rPr>
        <w:rFonts w:cs="Times New Roman"/>
      </w:rPr>
    </w:lvl>
    <w:lvl w:ilvl="4" w:tplc="041F0019">
      <w:start w:val="1"/>
      <w:numFmt w:val="lowerLetter"/>
      <w:lvlText w:val="%5."/>
      <w:lvlJc w:val="left"/>
      <w:pPr>
        <w:ind w:left="3600" w:hanging="360"/>
      </w:pPr>
      <w:rPr>
        <w:rFonts w:cs="Times New Roman"/>
      </w:rPr>
    </w:lvl>
    <w:lvl w:ilvl="5" w:tplc="041F001B">
      <w:start w:val="1"/>
      <w:numFmt w:val="lowerRoman"/>
      <w:lvlText w:val="%6."/>
      <w:lvlJc w:val="right"/>
      <w:pPr>
        <w:ind w:left="4320" w:hanging="180"/>
      </w:pPr>
      <w:rPr>
        <w:rFonts w:cs="Times New Roman"/>
      </w:rPr>
    </w:lvl>
    <w:lvl w:ilvl="6" w:tplc="041F000F">
      <w:start w:val="1"/>
      <w:numFmt w:val="decimal"/>
      <w:lvlText w:val="%7."/>
      <w:lvlJc w:val="left"/>
      <w:pPr>
        <w:ind w:left="5040" w:hanging="360"/>
      </w:pPr>
      <w:rPr>
        <w:rFonts w:cs="Times New Roman"/>
      </w:rPr>
    </w:lvl>
    <w:lvl w:ilvl="7" w:tplc="041F0019">
      <w:start w:val="1"/>
      <w:numFmt w:val="lowerLetter"/>
      <w:lvlText w:val="%8."/>
      <w:lvlJc w:val="left"/>
      <w:pPr>
        <w:ind w:left="5760" w:hanging="360"/>
      </w:pPr>
      <w:rPr>
        <w:rFonts w:cs="Times New Roman"/>
      </w:rPr>
    </w:lvl>
    <w:lvl w:ilvl="8" w:tplc="041F001B">
      <w:start w:val="1"/>
      <w:numFmt w:val="lowerRoman"/>
      <w:lvlText w:val="%9."/>
      <w:lvlJc w:val="right"/>
      <w:pPr>
        <w:ind w:left="6480" w:hanging="180"/>
      </w:pPr>
      <w:rPr>
        <w:rFonts w:cs="Times New Roman"/>
      </w:rPr>
    </w:lvl>
  </w:abstractNum>
  <w:abstractNum w:abstractNumId="3" w15:restartNumberingAfterBreak="0">
    <w:nsid w:val="3CD87416"/>
    <w:multiLevelType w:val="hybridMultilevel"/>
    <w:tmpl w:val="73D6523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58A49FE"/>
    <w:multiLevelType w:val="multilevel"/>
    <w:tmpl w:val="768EB418"/>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715F1BA7"/>
    <w:multiLevelType w:val="hybridMultilevel"/>
    <w:tmpl w:val="0DB65716"/>
    <w:lvl w:ilvl="0" w:tplc="81228F00">
      <w:start w:val="1"/>
      <w:numFmt w:val="decimal"/>
      <w:lvlText w:val="3. %1."/>
      <w:lvlJc w:val="left"/>
      <w:pPr>
        <w:ind w:left="720" w:hanging="360"/>
      </w:pPr>
      <w:rPr>
        <w:rFonts w:hint="default"/>
        <w:b/>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C162C8A"/>
    <w:multiLevelType w:val="hybridMultilevel"/>
    <w:tmpl w:val="EE1A149E"/>
    <w:lvl w:ilvl="0" w:tplc="DC80B486">
      <w:start w:val="13"/>
      <w:numFmt w:val="bullet"/>
      <w:lvlText w:val="-"/>
      <w:lvlJc w:val="left"/>
      <w:pPr>
        <w:ind w:left="360" w:hanging="360"/>
      </w:pPr>
      <w:rPr>
        <w:rFonts w:ascii="Arial" w:eastAsia="SimSun" w:hAnsi="Arial" w:cs="Aria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4"/>
  </w:num>
  <w:num w:numId="8">
    <w:abstractNumId w:val="4"/>
  </w:num>
  <w:num w:numId="9">
    <w:abstractNumId w:val="6"/>
  </w:num>
  <w:num w:numId="10">
    <w:abstractNumId w:val="0"/>
  </w:num>
  <w:num w:numId="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uygu Gunduz">
    <w15:presenceInfo w15:providerId="AD" w15:userId="S-1-5-21-3335638342-1483981310-2049597857-144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B05"/>
    <w:rsid w:val="0007153D"/>
    <w:rsid w:val="00081A23"/>
    <w:rsid w:val="00094CA2"/>
    <w:rsid w:val="00227D7B"/>
    <w:rsid w:val="00247ECF"/>
    <w:rsid w:val="002C3520"/>
    <w:rsid w:val="002F162D"/>
    <w:rsid w:val="002F5DC2"/>
    <w:rsid w:val="00320F71"/>
    <w:rsid w:val="003244BD"/>
    <w:rsid w:val="00336B05"/>
    <w:rsid w:val="003E501E"/>
    <w:rsid w:val="00407DE4"/>
    <w:rsid w:val="00493297"/>
    <w:rsid w:val="004A0397"/>
    <w:rsid w:val="0050419B"/>
    <w:rsid w:val="006356FB"/>
    <w:rsid w:val="006422D0"/>
    <w:rsid w:val="00645230"/>
    <w:rsid w:val="00672880"/>
    <w:rsid w:val="007C4611"/>
    <w:rsid w:val="00817E05"/>
    <w:rsid w:val="008330E2"/>
    <w:rsid w:val="00876F24"/>
    <w:rsid w:val="00887A28"/>
    <w:rsid w:val="008C779B"/>
    <w:rsid w:val="008E42BD"/>
    <w:rsid w:val="00915458"/>
    <w:rsid w:val="00946136"/>
    <w:rsid w:val="009A2593"/>
    <w:rsid w:val="00A21226"/>
    <w:rsid w:val="00A870B0"/>
    <w:rsid w:val="00AD3032"/>
    <w:rsid w:val="00AD5329"/>
    <w:rsid w:val="00B15A9E"/>
    <w:rsid w:val="00B30ADB"/>
    <w:rsid w:val="00B46DB0"/>
    <w:rsid w:val="00C060EC"/>
    <w:rsid w:val="00C52466"/>
    <w:rsid w:val="00C54F46"/>
    <w:rsid w:val="00C563A3"/>
    <w:rsid w:val="00CD6EEF"/>
    <w:rsid w:val="00CE6206"/>
    <w:rsid w:val="00D34812"/>
    <w:rsid w:val="00DA7575"/>
    <w:rsid w:val="00E36654"/>
    <w:rsid w:val="00E63A76"/>
    <w:rsid w:val="00E808F1"/>
    <w:rsid w:val="00E909C9"/>
    <w:rsid w:val="00F2088C"/>
    <w:rsid w:val="00F46184"/>
    <w:rsid w:val="00F47521"/>
    <w:rsid w:val="00F64DF3"/>
    <w:rsid w:val="00FE2349"/>
    <w:rsid w:val="00FF47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D173676"/>
  <w15:chartTrackingRefBased/>
  <w15:docId w15:val="{A01601B8-A4C2-445C-A54C-1ADB3599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F71"/>
    <w:pPr>
      <w:spacing w:before="100" w:beforeAutospacing="1" w:after="100" w:afterAutospacing="1" w:line="360" w:lineRule="auto"/>
      <w:jc w:val="both"/>
    </w:pPr>
    <w:rPr>
      <w:rFonts w:ascii="Times New Roman" w:eastAsia="SimSun" w:hAnsi="Times New Roman" w:cs="Arial Narrow"/>
      <w:sz w:val="24"/>
    </w:rPr>
  </w:style>
  <w:style w:type="paragraph" w:styleId="Heading1">
    <w:name w:val="heading 1"/>
    <w:basedOn w:val="Normal"/>
    <w:link w:val="Heading1Char"/>
    <w:autoRedefine/>
    <w:uiPriority w:val="99"/>
    <w:qFormat/>
    <w:rsid w:val="00AD5329"/>
    <w:pPr>
      <w:keepNext/>
      <w:keepLines/>
      <w:numPr>
        <w:numId w:val="1"/>
      </w:numPr>
      <w:tabs>
        <w:tab w:val="left" w:pos="270"/>
      </w:tabs>
      <w:spacing w:before="0" w:beforeAutospacing="0" w:after="0" w:afterAutospacing="0"/>
      <w:outlineLvl w:val="0"/>
    </w:pPr>
    <w:rPr>
      <w:rFonts w:ascii="Arial" w:hAnsi="Arial" w:cs="Times New Roman"/>
      <w:b/>
      <w:bCs/>
      <w:sz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D5329"/>
    <w:rPr>
      <w:rFonts w:ascii="Arial" w:eastAsia="SimSun" w:hAnsi="Arial" w:cs="Times New Roman"/>
      <w:b/>
      <w:bCs/>
      <w:sz w:val="20"/>
      <w:lang w:val="x-none"/>
    </w:rPr>
  </w:style>
  <w:style w:type="paragraph" w:styleId="Title">
    <w:name w:val="Title"/>
    <w:basedOn w:val="Normal"/>
    <w:next w:val="Normal"/>
    <w:link w:val="TitleChar"/>
    <w:uiPriority w:val="99"/>
    <w:qFormat/>
    <w:rsid w:val="00320F71"/>
    <w:pPr>
      <w:jc w:val="center"/>
      <w:outlineLvl w:val="0"/>
    </w:pPr>
    <w:rPr>
      <w:rFonts w:ascii="Arial Narrow" w:hAnsi="Arial Narrow" w:cs="Times New Roman"/>
      <w:b/>
      <w:bCs/>
      <w:kern w:val="28"/>
      <w:sz w:val="32"/>
      <w:szCs w:val="32"/>
      <w:lang w:val="x-none"/>
    </w:rPr>
  </w:style>
  <w:style w:type="character" w:customStyle="1" w:styleId="TitleChar">
    <w:name w:val="Title Char"/>
    <w:basedOn w:val="DefaultParagraphFont"/>
    <w:link w:val="Title"/>
    <w:uiPriority w:val="99"/>
    <w:rsid w:val="00320F71"/>
    <w:rPr>
      <w:rFonts w:ascii="Arial Narrow" w:eastAsia="SimSun" w:hAnsi="Arial Narrow" w:cs="Times New Roman"/>
      <w:b/>
      <w:bCs/>
      <w:kern w:val="28"/>
      <w:sz w:val="32"/>
      <w:szCs w:val="32"/>
      <w:lang w:val="x-none"/>
    </w:rPr>
  </w:style>
  <w:style w:type="character" w:styleId="Strong">
    <w:name w:val="Strong"/>
    <w:uiPriority w:val="99"/>
    <w:qFormat/>
    <w:rsid w:val="00320F71"/>
    <w:rPr>
      <w:rFonts w:cs="Times New Roman"/>
      <w:b/>
      <w:bCs/>
    </w:rPr>
  </w:style>
  <w:style w:type="character" w:styleId="CommentReference">
    <w:name w:val="annotation reference"/>
    <w:uiPriority w:val="99"/>
    <w:semiHidden/>
    <w:rsid w:val="00320F71"/>
    <w:rPr>
      <w:rFonts w:cs="Times New Roman"/>
      <w:sz w:val="16"/>
      <w:szCs w:val="16"/>
    </w:rPr>
  </w:style>
  <w:style w:type="paragraph" w:styleId="CommentText">
    <w:name w:val="annotation text"/>
    <w:basedOn w:val="Normal"/>
    <w:link w:val="CommentTextChar"/>
    <w:uiPriority w:val="99"/>
    <w:semiHidden/>
    <w:rsid w:val="00320F71"/>
    <w:rPr>
      <w:rFonts w:ascii="Arial Narrow" w:hAnsi="Arial Narrow" w:cs="Times New Roman"/>
      <w:sz w:val="20"/>
      <w:szCs w:val="20"/>
      <w:lang w:val="x-none"/>
    </w:rPr>
  </w:style>
  <w:style w:type="character" w:customStyle="1" w:styleId="CommentTextChar">
    <w:name w:val="Comment Text Char"/>
    <w:basedOn w:val="DefaultParagraphFont"/>
    <w:link w:val="CommentText"/>
    <w:uiPriority w:val="99"/>
    <w:semiHidden/>
    <w:rsid w:val="00320F71"/>
    <w:rPr>
      <w:rFonts w:ascii="Arial Narrow" w:eastAsia="SimSun" w:hAnsi="Arial Narrow" w:cs="Times New Roman"/>
      <w:sz w:val="20"/>
      <w:szCs w:val="20"/>
      <w:lang w:val="x-none"/>
    </w:rPr>
  </w:style>
  <w:style w:type="paragraph" w:styleId="BalloonText">
    <w:name w:val="Balloon Text"/>
    <w:basedOn w:val="Normal"/>
    <w:link w:val="BalloonTextChar"/>
    <w:uiPriority w:val="99"/>
    <w:semiHidden/>
    <w:unhideWhenUsed/>
    <w:rsid w:val="00320F7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F71"/>
    <w:rPr>
      <w:rFonts w:ascii="Segoe UI" w:eastAsia="SimSun" w:hAnsi="Segoe UI" w:cs="Segoe UI"/>
      <w:sz w:val="18"/>
      <w:szCs w:val="18"/>
    </w:rPr>
  </w:style>
  <w:style w:type="paragraph" w:styleId="CommentSubject">
    <w:name w:val="annotation subject"/>
    <w:basedOn w:val="CommentText"/>
    <w:next w:val="CommentText"/>
    <w:link w:val="CommentSubjectChar"/>
    <w:uiPriority w:val="99"/>
    <w:semiHidden/>
    <w:unhideWhenUsed/>
    <w:rsid w:val="00C52466"/>
    <w:pPr>
      <w:spacing w:line="240" w:lineRule="auto"/>
    </w:pPr>
    <w:rPr>
      <w:rFonts w:ascii="Times New Roman" w:hAnsi="Times New Roman" w:cs="Arial Narrow"/>
      <w:b/>
      <w:bCs/>
      <w:lang w:val="tr-TR"/>
    </w:rPr>
  </w:style>
  <w:style w:type="character" w:customStyle="1" w:styleId="CommentSubjectChar">
    <w:name w:val="Comment Subject Char"/>
    <w:basedOn w:val="CommentTextChar"/>
    <w:link w:val="CommentSubject"/>
    <w:uiPriority w:val="99"/>
    <w:semiHidden/>
    <w:rsid w:val="00C52466"/>
    <w:rPr>
      <w:rFonts w:ascii="Times New Roman" w:eastAsia="SimSun" w:hAnsi="Times New Roman" w:cs="Arial Narrow"/>
      <w:b/>
      <w:bCs/>
      <w:sz w:val="20"/>
      <w:szCs w:val="20"/>
      <w:lang w:val="x-none"/>
    </w:rPr>
  </w:style>
  <w:style w:type="paragraph" w:styleId="ListParagraph">
    <w:name w:val="List Paragraph"/>
    <w:basedOn w:val="Normal"/>
    <w:uiPriority w:val="34"/>
    <w:qFormat/>
    <w:rsid w:val="002F5DC2"/>
    <w:pPr>
      <w:ind w:left="720"/>
      <w:contextualSpacing/>
    </w:pPr>
  </w:style>
  <w:style w:type="paragraph" w:styleId="Header">
    <w:name w:val="header"/>
    <w:basedOn w:val="Normal"/>
    <w:link w:val="HeaderChar"/>
    <w:uiPriority w:val="99"/>
    <w:unhideWhenUsed/>
    <w:rsid w:val="002F5DC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F5DC2"/>
    <w:rPr>
      <w:rFonts w:ascii="Times New Roman" w:eastAsia="SimSun" w:hAnsi="Times New Roman" w:cs="Arial Narrow"/>
      <w:sz w:val="24"/>
    </w:rPr>
  </w:style>
  <w:style w:type="paragraph" w:styleId="Footer">
    <w:name w:val="footer"/>
    <w:basedOn w:val="Normal"/>
    <w:link w:val="FooterChar"/>
    <w:uiPriority w:val="99"/>
    <w:unhideWhenUsed/>
    <w:rsid w:val="002F5DC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F5DC2"/>
    <w:rPr>
      <w:rFonts w:ascii="Times New Roman" w:eastAsia="SimSun" w:hAnsi="Times New Roman" w:cs="Arial Narrow"/>
      <w:sz w:val="24"/>
    </w:rPr>
  </w:style>
  <w:style w:type="paragraph" w:customStyle="1" w:styleId="Style3">
    <w:name w:val="Style3"/>
    <w:basedOn w:val="Normal"/>
    <w:uiPriority w:val="99"/>
    <w:rsid w:val="00A21226"/>
    <w:pPr>
      <w:widowControl w:val="0"/>
      <w:autoSpaceDE w:val="0"/>
      <w:autoSpaceDN w:val="0"/>
      <w:adjustRightInd w:val="0"/>
      <w:spacing w:before="0" w:beforeAutospacing="0" w:after="0" w:afterAutospacing="0" w:line="274" w:lineRule="exact"/>
    </w:pPr>
    <w:rPr>
      <w:rFonts w:ascii="Calibri" w:eastAsia="Times New Roman" w:hAnsi="Calibri" w:cs="Times New Roman"/>
      <w:szCs w:val="24"/>
      <w:lang w:eastAsia="tr-TR"/>
    </w:rPr>
  </w:style>
  <w:style w:type="character" w:customStyle="1" w:styleId="FontStyle14">
    <w:name w:val="Font Style14"/>
    <w:uiPriority w:val="99"/>
    <w:rsid w:val="00A21226"/>
    <w:rPr>
      <w:rFonts w:ascii="Calibri" w:hAnsi="Calibri" w:cs="Calibri"/>
      <w:sz w:val="20"/>
      <w:szCs w:val="20"/>
    </w:rPr>
  </w:style>
  <w:style w:type="character" w:customStyle="1" w:styleId="FontStyle44">
    <w:name w:val="Font Style44"/>
    <w:uiPriority w:val="99"/>
    <w:rsid w:val="00247ECF"/>
    <w:rPr>
      <w:rFonts w:ascii="Century Gothic" w:hAnsi="Century Gothic" w:cs="Century Gothic"/>
      <w:b/>
      <w:bCs/>
      <w:color w:val="000000"/>
      <w:sz w:val="16"/>
      <w:szCs w:val="16"/>
    </w:rPr>
  </w:style>
  <w:style w:type="paragraph" w:styleId="Revision">
    <w:name w:val="Revision"/>
    <w:hidden/>
    <w:uiPriority w:val="99"/>
    <w:semiHidden/>
    <w:rsid w:val="00493297"/>
    <w:pPr>
      <w:spacing w:after="0" w:line="240" w:lineRule="auto"/>
    </w:pPr>
    <w:rPr>
      <w:rFonts w:ascii="Times New Roman" w:eastAsia="SimSun" w:hAnsi="Times New Roman" w:cs="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8FB6E-AD93-4CDE-9B32-273D45B3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15</Pages>
  <Words>5050</Words>
  <Characters>28786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Duygu Gunduz</dc:creator>
  <cp:keywords/>
  <dc:description/>
  <cp:lastModifiedBy>Duygu Gunduz</cp:lastModifiedBy>
  <cp:revision>10</cp:revision>
  <dcterms:created xsi:type="dcterms:W3CDTF">2019-05-15T05:49:00Z</dcterms:created>
  <dcterms:modified xsi:type="dcterms:W3CDTF">2019-05-16T07:27:00Z</dcterms:modified>
</cp:coreProperties>
</file>